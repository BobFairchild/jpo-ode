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5657D980"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p>
    <w:p w14:paraId="64238ABD" w14:textId="5B96BC24" w:rsidR="00314B85" w:rsidRPr="00AC61F8" w:rsidRDefault="00314B85" w:rsidP="00314B85">
      <w:pPr>
        <w:pStyle w:val="NormalArial11"/>
        <w:ind w:left="2880"/>
        <w:jc w:val="left"/>
        <w:rPr>
          <w:b/>
        </w:rPr>
      </w:pPr>
      <w:bookmarkStart w:id="0" w:name="_GoBack"/>
      <w:bookmarkEnd w:id="0"/>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7BE1604"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BF4CCC">
        <w:rPr>
          <w:b/>
          <w:noProof/>
          <w:color w:val="0070C0"/>
        </w:rPr>
        <w:t>February 4, 2019</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6A4895" w:rsidP="00314B85">
                            <w:pPr>
                              <w:pStyle w:val="BAHURLBAH"/>
                              <w:spacing w:after="120"/>
                              <w:rPr>
                                <w:i/>
                                <w:iCs/>
                              </w:rPr>
                            </w:pPr>
                            <w:hyperlink r:id="rId15" w:history="1">
                              <w:r w:rsidR="00951032">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40755F" w:rsidP="00314B85">
                      <w:pPr>
                        <w:pStyle w:val="BAHURLBAH"/>
                        <w:spacing w:after="120"/>
                        <w:rPr>
                          <w:i/>
                          <w:iCs/>
                        </w:rPr>
                      </w:pPr>
                      <w:hyperlink r:id="rId16" w:history="1">
                        <w:r w:rsidR="00951032">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5A02813" w14:textId="1CFC374F" w:rsidR="007D081B"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181285" w:history="1">
            <w:r w:rsidR="007D081B" w:rsidRPr="008D7D75">
              <w:rPr>
                <w:rStyle w:val="Hyperlink"/>
                <w:noProof/>
              </w:rPr>
              <w:t>Version History</w:t>
            </w:r>
            <w:r w:rsidR="007D081B">
              <w:rPr>
                <w:noProof/>
                <w:webHidden/>
              </w:rPr>
              <w:tab/>
            </w:r>
            <w:r w:rsidR="007D081B">
              <w:rPr>
                <w:noProof/>
                <w:webHidden/>
              </w:rPr>
              <w:fldChar w:fldCharType="begin"/>
            </w:r>
            <w:r w:rsidR="007D081B">
              <w:rPr>
                <w:noProof/>
                <w:webHidden/>
              </w:rPr>
              <w:instrText xml:space="preserve"> PAGEREF _Toc181285 \h </w:instrText>
            </w:r>
            <w:r w:rsidR="007D081B">
              <w:rPr>
                <w:noProof/>
                <w:webHidden/>
              </w:rPr>
            </w:r>
            <w:r w:rsidR="007D081B">
              <w:rPr>
                <w:noProof/>
                <w:webHidden/>
              </w:rPr>
              <w:fldChar w:fldCharType="separate"/>
            </w:r>
            <w:r w:rsidR="007D081B">
              <w:rPr>
                <w:noProof/>
                <w:webHidden/>
              </w:rPr>
              <w:t>6</w:t>
            </w:r>
            <w:r w:rsidR="007D081B">
              <w:rPr>
                <w:noProof/>
                <w:webHidden/>
              </w:rPr>
              <w:fldChar w:fldCharType="end"/>
            </w:r>
          </w:hyperlink>
        </w:p>
        <w:p w14:paraId="1C2E56EB" w14:textId="64CFC1B9" w:rsidR="007D081B" w:rsidRDefault="006A4895">
          <w:pPr>
            <w:pStyle w:val="TOC1"/>
            <w:tabs>
              <w:tab w:val="left" w:pos="480"/>
              <w:tab w:val="right" w:leader="dot" w:pos="9350"/>
            </w:tabs>
            <w:rPr>
              <w:noProof/>
              <w:lang w:eastAsia="en-US"/>
            </w:rPr>
          </w:pPr>
          <w:hyperlink w:anchor="_Toc181286" w:history="1">
            <w:r w:rsidR="007D081B" w:rsidRPr="008D7D75">
              <w:rPr>
                <w:rStyle w:val="Hyperlink"/>
                <w:noProof/>
              </w:rPr>
              <w:t>1</w:t>
            </w:r>
            <w:r w:rsidR="007D081B">
              <w:rPr>
                <w:noProof/>
                <w:lang w:eastAsia="en-US"/>
              </w:rPr>
              <w:tab/>
            </w:r>
            <w:r w:rsidR="007D081B" w:rsidRPr="008D7D75">
              <w:rPr>
                <w:rStyle w:val="Hyperlink"/>
                <w:noProof/>
              </w:rPr>
              <w:t>Introduction</w:t>
            </w:r>
            <w:r w:rsidR="007D081B">
              <w:rPr>
                <w:noProof/>
                <w:webHidden/>
              </w:rPr>
              <w:tab/>
            </w:r>
            <w:r w:rsidR="007D081B">
              <w:rPr>
                <w:noProof/>
                <w:webHidden/>
              </w:rPr>
              <w:fldChar w:fldCharType="begin"/>
            </w:r>
            <w:r w:rsidR="007D081B">
              <w:rPr>
                <w:noProof/>
                <w:webHidden/>
              </w:rPr>
              <w:instrText xml:space="preserve"> PAGEREF _Toc181286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38C92C25" w14:textId="52E59432" w:rsidR="007D081B" w:rsidRDefault="006A4895">
          <w:pPr>
            <w:pStyle w:val="TOC1"/>
            <w:tabs>
              <w:tab w:val="left" w:pos="480"/>
              <w:tab w:val="right" w:leader="dot" w:pos="9350"/>
            </w:tabs>
            <w:rPr>
              <w:noProof/>
              <w:lang w:eastAsia="en-US"/>
            </w:rPr>
          </w:pPr>
          <w:hyperlink w:anchor="_Toc181287" w:history="1">
            <w:r w:rsidR="007D081B" w:rsidRPr="008D7D75">
              <w:rPr>
                <w:rStyle w:val="Hyperlink"/>
                <w:noProof/>
              </w:rPr>
              <w:t>2</w:t>
            </w:r>
            <w:r w:rsidR="007D081B">
              <w:rPr>
                <w:noProof/>
                <w:lang w:eastAsia="en-US"/>
              </w:rPr>
              <w:tab/>
            </w:r>
            <w:r w:rsidR="007D081B" w:rsidRPr="008D7D75">
              <w:rPr>
                <w:rStyle w:val="Hyperlink"/>
                <w:noProof/>
              </w:rPr>
              <w:t>Project Overview</w:t>
            </w:r>
            <w:r w:rsidR="007D081B">
              <w:rPr>
                <w:noProof/>
                <w:webHidden/>
              </w:rPr>
              <w:tab/>
            </w:r>
            <w:r w:rsidR="007D081B">
              <w:rPr>
                <w:noProof/>
                <w:webHidden/>
              </w:rPr>
              <w:fldChar w:fldCharType="begin"/>
            </w:r>
            <w:r w:rsidR="007D081B">
              <w:rPr>
                <w:noProof/>
                <w:webHidden/>
              </w:rPr>
              <w:instrText xml:space="preserve"> PAGEREF _Toc181287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18AF58D1" w14:textId="359EF13A" w:rsidR="007D081B" w:rsidRDefault="006A4895">
          <w:pPr>
            <w:pStyle w:val="TOC1"/>
            <w:tabs>
              <w:tab w:val="left" w:pos="480"/>
              <w:tab w:val="right" w:leader="dot" w:pos="9350"/>
            </w:tabs>
            <w:rPr>
              <w:noProof/>
              <w:lang w:eastAsia="en-US"/>
            </w:rPr>
          </w:pPr>
          <w:hyperlink w:anchor="_Toc181288" w:history="1">
            <w:r w:rsidR="007D081B" w:rsidRPr="008D7D75">
              <w:rPr>
                <w:rStyle w:val="Hyperlink"/>
                <w:noProof/>
              </w:rPr>
              <w:t>3</w:t>
            </w:r>
            <w:r w:rsidR="007D081B">
              <w:rPr>
                <w:noProof/>
                <w:lang w:eastAsia="en-US"/>
              </w:rPr>
              <w:tab/>
            </w:r>
            <w:r w:rsidR="007D081B" w:rsidRPr="008D7D75">
              <w:rPr>
                <w:rStyle w:val="Hyperlink"/>
                <w:noProof/>
              </w:rPr>
              <w:t>System Overview</w:t>
            </w:r>
            <w:r w:rsidR="007D081B">
              <w:rPr>
                <w:noProof/>
                <w:webHidden/>
              </w:rPr>
              <w:tab/>
            </w:r>
            <w:r w:rsidR="007D081B">
              <w:rPr>
                <w:noProof/>
                <w:webHidden/>
              </w:rPr>
              <w:fldChar w:fldCharType="begin"/>
            </w:r>
            <w:r w:rsidR="007D081B">
              <w:rPr>
                <w:noProof/>
                <w:webHidden/>
              </w:rPr>
              <w:instrText xml:space="preserve"> PAGEREF _Toc181288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19EF0772" w14:textId="04E41390" w:rsidR="007D081B" w:rsidRDefault="006A4895">
          <w:pPr>
            <w:pStyle w:val="TOC1"/>
            <w:tabs>
              <w:tab w:val="left" w:pos="480"/>
              <w:tab w:val="right" w:leader="dot" w:pos="9350"/>
            </w:tabs>
            <w:rPr>
              <w:noProof/>
              <w:lang w:eastAsia="en-US"/>
            </w:rPr>
          </w:pPr>
          <w:hyperlink w:anchor="_Toc181289" w:history="1">
            <w:r w:rsidR="007D081B" w:rsidRPr="008D7D75">
              <w:rPr>
                <w:rStyle w:val="Hyperlink"/>
                <w:noProof/>
              </w:rPr>
              <w:t>4</w:t>
            </w:r>
            <w:r w:rsidR="007D081B">
              <w:rPr>
                <w:noProof/>
                <w:lang w:eastAsia="en-US"/>
              </w:rPr>
              <w:tab/>
            </w:r>
            <w:r w:rsidR="007D081B" w:rsidRPr="008D7D75">
              <w:rPr>
                <w:rStyle w:val="Hyperlink"/>
                <w:noProof/>
              </w:rPr>
              <w:t>Audience</w:t>
            </w:r>
            <w:r w:rsidR="007D081B">
              <w:rPr>
                <w:noProof/>
                <w:webHidden/>
              </w:rPr>
              <w:tab/>
            </w:r>
            <w:r w:rsidR="007D081B">
              <w:rPr>
                <w:noProof/>
                <w:webHidden/>
              </w:rPr>
              <w:fldChar w:fldCharType="begin"/>
            </w:r>
            <w:r w:rsidR="007D081B">
              <w:rPr>
                <w:noProof/>
                <w:webHidden/>
              </w:rPr>
              <w:instrText xml:space="preserve"> PAGEREF _Toc181289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01FD58C4" w14:textId="512C0033" w:rsidR="007D081B" w:rsidRDefault="006A4895">
          <w:pPr>
            <w:pStyle w:val="TOC1"/>
            <w:tabs>
              <w:tab w:val="left" w:pos="480"/>
              <w:tab w:val="right" w:leader="dot" w:pos="9350"/>
            </w:tabs>
            <w:rPr>
              <w:noProof/>
              <w:lang w:eastAsia="en-US"/>
            </w:rPr>
          </w:pPr>
          <w:hyperlink w:anchor="_Toc181290" w:history="1">
            <w:r w:rsidR="007D081B" w:rsidRPr="008D7D75">
              <w:rPr>
                <w:rStyle w:val="Hyperlink"/>
                <w:noProof/>
              </w:rPr>
              <w:t>5</w:t>
            </w:r>
            <w:r w:rsidR="007D081B">
              <w:rPr>
                <w:noProof/>
                <w:lang w:eastAsia="en-US"/>
              </w:rPr>
              <w:tab/>
            </w:r>
            <w:r w:rsidR="007D081B" w:rsidRPr="008D7D75">
              <w:rPr>
                <w:rStyle w:val="Hyperlink"/>
                <w:noProof/>
              </w:rPr>
              <w:t>Glossary</w:t>
            </w:r>
            <w:r w:rsidR="007D081B">
              <w:rPr>
                <w:noProof/>
                <w:webHidden/>
              </w:rPr>
              <w:tab/>
            </w:r>
            <w:r w:rsidR="007D081B">
              <w:rPr>
                <w:noProof/>
                <w:webHidden/>
              </w:rPr>
              <w:fldChar w:fldCharType="begin"/>
            </w:r>
            <w:r w:rsidR="007D081B">
              <w:rPr>
                <w:noProof/>
                <w:webHidden/>
              </w:rPr>
              <w:instrText xml:space="preserve"> PAGEREF _Toc181290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6F42FB17" w14:textId="3B634B71" w:rsidR="007D081B" w:rsidRDefault="006A4895">
          <w:pPr>
            <w:pStyle w:val="TOC1"/>
            <w:tabs>
              <w:tab w:val="left" w:pos="480"/>
              <w:tab w:val="right" w:leader="dot" w:pos="9350"/>
            </w:tabs>
            <w:rPr>
              <w:noProof/>
              <w:lang w:eastAsia="en-US"/>
            </w:rPr>
          </w:pPr>
          <w:hyperlink w:anchor="_Toc181291" w:history="1">
            <w:r w:rsidR="007D081B" w:rsidRPr="008D7D75">
              <w:rPr>
                <w:rStyle w:val="Hyperlink"/>
                <w:noProof/>
              </w:rPr>
              <w:t>6</w:t>
            </w:r>
            <w:r w:rsidR="007D081B">
              <w:rPr>
                <w:noProof/>
                <w:lang w:eastAsia="en-US"/>
              </w:rPr>
              <w:tab/>
            </w:r>
            <w:r w:rsidR="007D081B" w:rsidRPr="008D7D75">
              <w:rPr>
                <w:rStyle w:val="Hyperlink"/>
                <w:noProof/>
              </w:rPr>
              <w:t>ODE DEVELOPMENT ENVIRONMENT</w:t>
            </w:r>
            <w:r w:rsidR="007D081B">
              <w:rPr>
                <w:noProof/>
                <w:webHidden/>
              </w:rPr>
              <w:tab/>
            </w:r>
            <w:r w:rsidR="007D081B">
              <w:rPr>
                <w:noProof/>
                <w:webHidden/>
              </w:rPr>
              <w:fldChar w:fldCharType="begin"/>
            </w:r>
            <w:r w:rsidR="007D081B">
              <w:rPr>
                <w:noProof/>
                <w:webHidden/>
              </w:rPr>
              <w:instrText xml:space="preserve"> PAGEREF _Toc181291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7A7A1C8" w14:textId="32044277" w:rsidR="007D081B" w:rsidRDefault="006A4895">
          <w:pPr>
            <w:pStyle w:val="TOC2"/>
            <w:tabs>
              <w:tab w:val="left" w:pos="1080"/>
              <w:tab w:val="right" w:leader="dot" w:pos="9350"/>
            </w:tabs>
            <w:rPr>
              <w:noProof/>
              <w:lang w:eastAsia="en-US"/>
            </w:rPr>
          </w:pPr>
          <w:hyperlink w:anchor="_Toc181292" w:history="1">
            <w:r w:rsidR="007D081B" w:rsidRPr="008D7D75">
              <w:rPr>
                <w:rStyle w:val="Hyperlink"/>
                <w:noProof/>
              </w:rPr>
              <w:t>6.1</w:t>
            </w:r>
            <w:r w:rsidR="007D081B">
              <w:rPr>
                <w:noProof/>
                <w:lang w:eastAsia="en-US"/>
              </w:rPr>
              <w:tab/>
            </w:r>
            <w:r w:rsidR="007D081B" w:rsidRPr="008D7D75">
              <w:rPr>
                <w:rStyle w:val="Hyperlink"/>
                <w:noProof/>
              </w:rPr>
              <w:t>Java Development Tools</w:t>
            </w:r>
            <w:r w:rsidR="007D081B">
              <w:rPr>
                <w:noProof/>
                <w:webHidden/>
              </w:rPr>
              <w:tab/>
            </w:r>
            <w:r w:rsidR="007D081B">
              <w:rPr>
                <w:noProof/>
                <w:webHidden/>
              </w:rPr>
              <w:fldChar w:fldCharType="begin"/>
            </w:r>
            <w:r w:rsidR="007D081B">
              <w:rPr>
                <w:noProof/>
                <w:webHidden/>
              </w:rPr>
              <w:instrText xml:space="preserve"> PAGEREF _Toc181292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4F6734F" w14:textId="30E0780D" w:rsidR="007D081B" w:rsidRDefault="006A4895">
          <w:pPr>
            <w:pStyle w:val="TOC2"/>
            <w:tabs>
              <w:tab w:val="left" w:pos="1080"/>
              <w:tab w:val="right" w:leader="dot" w:pos="9350"/>
            </w:tabs>
            <w:rPr>
              <w:noProof/>
              <w:lang w:eastAsia="en-US"/>
            </w:rPr>
          </w:pPr>
          <w:hyperlink w:anchor="_Toc181293" w:history="1">
            <w:r w:rsidR="007D081B" w:rsidRPr="008D7D75">
              <w:rPr>
                <w:rStyle w:val="Hyperlink"/>
                <w:noProof/>
              </w:rPr>
              <w:t>6.2</w:t>
            </w:r>
            <w:r w:rsidR="007D081B">
              <w:rPr>
                <w:noProof/>
                <w:lang w:eastAsia="en-US"/>
              </w:rPr>
              <w:tab/>
            </w:r>
            <w:r w:rsidR="007D081B" w:rsidRPr="008D7D75">
              <w:rPr>
                <w:rStyle w:val="Hyperlink"/>
                <w:noProof/>
              </w:rPr>
              <w:t>Java</w:t>
            </w:r>
            <w:r w:rsidR="007D081B">
              <w:rPr>
                <w:noProof/>
                <w:webHidden/>
              </w:rPr>
              <w:tab/>
            </w:r>
            <w:r w:rsidR="007D081B">
              <w:rPr>
                <w:noProof/>
                <w:webHidden/>
              </w:rPr>
              <w:fldChar w:fldCharType="begin"/>
            </w:r>
            <w:r w:rsidR="007D081B">
              <w:rPr>
                <w:noProof/>
                <w:webHidden/>
              </w:rPr>
              <w:instrText xml:space="preserve"> PAGEREF _Toc181293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DB28F11" w14:textId="7B206CB2" w:rsidR="007D081B" w:rsidRDefault="006A4895">
          <w:pPr>
            <w:pStyle w:val="TOC2"/>
            <w:tabs>
              <w:tab w:val="left" w:pos="1080"/>
              <w:tab w:val="right" w:leader="dot" w:pos="9350"/>
            </w:tabs>
            <w:rPr>
              <w:noProof/>
              <w:lang w:eastAsia="en-US"/>
            </w:rPr>
          </w:pPr>
          <w:hyperlink w:anchor="_Toc181294" w:history="1">
            <w:r w:rsidR="007D081B" w:rsidRPr="008D7D75">
              <w:rPr>
                <w:rStyle w:val="Hyperlink"/>
                <w:noProof/>
              </w:rPr>
              <w:t>6.3</w:t>
            </w:r>
            <w:r w:rsidR="007D081B">
              <w:rPr>
                <w:noProof/>
                <w:lang w:eastAsia="en-US"/>
              </w:rPr>
              <w:tab/>
            </w:r>
            <w:r w:rsidR="007D081B" w:rsidRPr="008D7D75">
              <w:rPr>
                <w:rStyle w:val="Hyperlink"/>
                <w:noProof/>
              </w:rPr>
              <w:t>Eclipse IDE</w:t>
            </w:r>
            <w:r w:rsidR="007D081B">
              <w:rPr>
                <w:noProof/>
                <w:webHidden/>
              </w:rPr>
              <w:tab/>
            </w:r>
            <w:r w:rsidR="007D081B">
              <w:rPr>
                <w:noProof/>
                <w:webHidden/>
              </w:rPr>
              <w:fldChar w:fldCharType="begin"/>
            </w:r>
            <w:r w:rsidR="007D081B">
              <w:rPr>
                <w:noProof/>
                <w:webHidden/>
              </w:rPr>
              <w:instrText xml:space="preserve"> PAGEREF _Toc181294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36275246" w14:textId="2CE10201" w:rsidR="007D081B" w:rsidRDefault="006A4895">
          <w:pPr>
            <w:pStyle w:val="TOC2"/>
            <w:tabs>
              <w:tab w:val="left" w:pos="1080"/>
              <w:tab w:val="right" w:leader="dot" w:pos="9350"/>
            </w:tabs>
            <w:rPr>
              <w:noProof/>
              <w:lang w:eastAsia="en-US"/>
            </w:rPr>
          </w:pPr>
          <w:hyperlink w:anchor="_Toc181295" w:history="1">
            <w:r w:rsidR="007D081B" w:rsidRPr="008D7D75">
              <w:rPr>
                <w:rStyle w:val="Hyperlink"/>
                <w:noProof/>
              </w:rPr>
              <w:t>6.4</w:t>
            </w:r>
            <w:r w:rsidR="007D081B">
              <w:rPr>
                <w:noProof/>
                <w:lang w:eastAsia="en-US"/>
              </w:rPr>
              <w:tab/>
            </w:r>
            <w:r w:rsidR="007D081B" w:rsidRPr="008D7D75">
              <w:rPr>
                <w:rStyle w:val="Hyperlink"/>
                <w:noProof/>
              </w:rPr>
              <w:t>Maven</w:t>
            </w:r>
            <w:r w:rsidR="007D081B">
              <w:rPr>
                <w:noProof/>
                <w:webHidden/>
              </w:rPr>
              <w:tab/>
            </w:r>
            <w:r w:rsidR="007D081B">
              <w:rPr>
                <w:noProof/>
                <w:webHidden/>
              </w:rPr>
              <w:fldChar w:fldCharType="begin"/>
            </w:r>
            <w:r w:rsidR="007D081B">
              <w:rPr>
                <w:noProof/>
                <w:webHidden/>
              </w:rPr>
              <w:instrText xml:space="preserve"> PAGEREF _Toc181295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1D8C0BC4" w14:textId="719836EC" w:rsidR="007D081B" w:rsidRDefault="006A4895">
          <w:pPr>
            <w:pStyle w:val="TOC2"/>
            <w:tabs>
              <w:tab w:val="left" w:pos="1080"/>
              <w:tab w:val="right" w:leader="dot" w:pos="9350"/>
            </w:tabs>
            <w:rPr>
              <w:noProof/>
              <w:lang w:eastAsia="en-US"/>
            </w:rPr>
          </w:pPr>
          <w:hyperlink w:anchor="_Toc181296" w:history="1">
            <w:r w:rsidR="007D081B" w:rsidRPr="008D7D75">
              <w:rPr>
                <w:rStyle w:val="Hyperlink"/>
                <w:noProof/>
              </w:rPr>
              <w:t>6.5</w:t>
            </w:r>
            <w:r w:rsidR="007D081B">
              <w:rPr>
                <w:noProof/>
                <w:lang w:eastAsia="en-US"/>
              </w:rPr>
              <w:tab/>
            </w:r>
            <w:r w:rsidR="007D081B" w:rsidRPr="008D7D75">
              <w:rPr>
                <w:rStyle w:val="Hyperlink"/>
                <w:noProof/>
              </w:rPr>
              <w:t>Git Version Control</w:t>
            </w:r>
            <w:r w:rsidR="007D081B">
              <w:rPr>
                <w:noProof/>
                <w:webHidden/>
              </w:rPr>
              <w:tab/>
            </w:r>
            <w:r w:rsidR="007D081B">
              <w:rPr>
                <w:noProof/>
                <w:webHidden/>
              </w:rPr>
              <w:fldChar w:fldCharType="begin"/>
            </w:r>
            <w:r w:rsidR="007D081B">
              <w:rPr>
                <w:noProof/>
                <w:webHidden/>
              </w:rPr>
              <w:instrText xml:space="preserve"> PAGEREF _Toc181296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0AC2ADB" w14:textId="771DE246" w:rsidR="007D081B" w:rsidRDefault="006A4895">
          <w:pPr>
            <w:pStyle w:val="TOC2"/>
            <w:tabs>
              <w:tab w:val="left" w:pos="1080"/>
              <w:tab w:val="right" w:leader="dot" w:pos="9350"/>
            </w:tabs>
            <w:rPr>
              <w:noProof/>
              <w:lang w:eastAsia="en-US"/>
            </w:rPr>
          </w:pPr>
          <w:hyperlink w:anchor="_Toc181297" w:history="1">
            <w:r w:rsidR="007D081B" w:rsidRPr="008D7D75">
              <w:rPr>
                <w:rStyle w:val="Hyperlink"/>
                <w:noProof/>
              </w:rPr>
              <w:t>6.6</w:t>
            </w:r>
            <w:r w:rsidR="007D081B">
              <w:rPr>
                <w:noProof/>
                <w:lang w:eastAsia="en-US"/>
              </w:rPr>
              <w:tab/>
            </w:r>
            <w:r w:rsidR="007D081B" w:rsidRPr="008D7D75">
              <w:rPr>
                <w:rStyle w:val="Hyperlink"/>
                <w:noProof/>
              </w:rPr>
              <w:t>Building ODE Software Artifacts</w:t>
            </w:r>
            <w:r w:rsidR="007D081B">
              <w:rPr>
                <w:noProof/>
                <w:webHidden/>
              </w:rPr>
              <w:tab/>
            </w:r>
            <w:r w:rsidR="007D081B">
              <w:rPr>
                <w:noProof/>
                <w:webHidden/>
              </w:rPr>
              <w:fldChar w:fldCharType="begin"/>
            </w:r>
            <w:r w:rsidR="007D081B">
              <w:rPr>
                <w:noProof/>
                <w:webHidden/>
              </w:rPr>
              <w:instrText xml:space="preserve"> PAGEREF _Toc181297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07F4E66F" w14:textId="6D0DBB51"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298" w:history="1">
            <w:r w:rsidR="007D081B" w:rsidRPr="008D7D75">
              <w:rPr>
                <w:rStyle w:val="Hyperlink"/>
                <w:noProof/>
              </w:rPr>
              <w:t>6.6.1</w:t>
            </w:r>
            <w:r w:rsidR="007D081B">
              <w:rPr>
                <w:rFonts w:asciiTheme="minorHAnsi" w:eastAsiaTheme="minorEastAsia" w:hAnsiTheme="minorHAnsi" w:cstheme="minorBidi"/>
                <w:noProof/>
                <w:sz w:val="22"/>
                <w:szCs w:val="22"/>
              </w:rPr>
              <w:tab/>
            </w:r>
            <w:r w:rsidR="007D081B" w:rsidRPr="008D7D75">
              <w:rPr>
                <w:rStyle w:val="Hyperlink"/>
                <w:noProof/>
              </w:rPr>
              <w:t>Open-Source Repository</w:t>
            </w:r>
            <w:r w:rsidR="007D081B">
              <w:rPr>
                <w:noProof/>
                <w:webHidden/>
              </w:rPr>
              <w:tab/>
            </w:r>
            <w:r w:rsidR="007D081B">
              <w:rPr>
                <w:noProof/>
                <w:webHidden/>
              </w:rPr>
              <w:fldChar w:fldCharType="begin"/>
            </w:r>
            <w:r w:rsidR="007D081B">
              <w:rPr>
                <w:noProof/>
                <w:webHidden/>
              </w:rPr>
              <w:instrText xml:space="preserve"> PAGEREF _Toc181298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5938DFC1" w14:textId="2403F960"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299" w:history="1">
            <w:r w:rsidR="007D081B" w:rsidRPr="008D7D75">
              <w:rPr>
                <w:rStyle w:val="Hyperlink"/>
                <w:b/>
                <w:noProof/>
              </w:rPr>
              <w:t>6.6.2</w:t>
            </w:r>
            <w:r w:rsidR="007D081B">
              <w:rPr>
                <w:rFonts w:asciiTheme="minorHAnsi" w:eastAsiaTheme="minorEastAsia" w:hAnsiTheme="minorHAnsi" w:cstheme="minorBidi"/>
                <w:noProof/>
                <w:sz w:val="22"/>
                <w:szCs w:val="22"/>
              </w:rPr>
              <w:tab/>
            </w:r>
            <w:r w:rsidR="007D081B" w:rsidRPr="008D7D75">
              <w:rPr>
                <w:rStyle w:val="Hyperlink"/>
                <w:noProof/>
              </w:rPr>
              <w:t>ASN.1 Java API</w:t>
            </w:r>
            <w:r w:rsidR="007D081B">
              <w:rPr>
                <w:noProof/>
                <w:webHidden/>
              </w:rPr>
              <w:tab/>
            </w:r>
            <w:r w:rsidR="007D081B">
              <w:rPr>
                <w:noProof/>
                <w:webHidden/>
              </w:rPr>
              <w:fldChar w:fldCharType="begin"/>
            </w:r>
            <w:r w:rsidR="007D081B">
              <w:rPr>
                <w:noProof/>
                <w:webHidden/>
              </w:rPr>
              <w:instrText xml:space="preserve"> PAGEREF _Toc181299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75ECC820" w14:textId="10ACF473"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0" w:history="1">
            <w:r w:rsidR="007D081B" w:rsidRPr="008D7D75">
              <w:rPr>
                <w:rStyle w:val="Hyperlink"/>
                <w:noProof/>
              </w:rPr>
              <w:t>6.6.3</w:t>
            </w:r>
            <w:r w:rsidR="007D081B">
              <w:rPr>
                <w:rFonts w:asciiTheme="minorHAnsi" w:eastAsiaTheme="minorEastAsia" w:hAnsiTheme="minorHAnsi" w:cstheme="minorBidi"/>
                <w:noProof/>
                <w:sz w:val="22"/>
                <w:szCs w:val="22"/>
              </w:rPr>
              <w:tab/>
            </w:r>
            <w:r w:rsidR="007D081B" w:rsidRPr="008D7D75">
              <w:rPr>
                <w:rStyle w:val="Hyperlink"/>
                <w:noProof/>
              </w:rPr>
              <w:t>Build and Deploy Procedure</w:t>
            </w:r>
            <w:r w:rsidR="007D081B">
              <w:rPr>
                <w:noProof/>
                <w:webHidden/>
              </w:rPr>
              <w:tab/>
            </w:r>
            <w:r w:rsidR="007D081B">
              <w:rPr>
                <w:noProof/>
                <w:webHidden/>
              </w:rPr>
              <w:fldChar w:fldCharType="begin"/>
            </w:r>
            <w:r w:rsidR="007D081B">
              <w:rPr>
                <w:noProof/>
                <w:webHidden/>
              </w:rPr>
              <w:instrText xml:space="preserve"> PAGEREF _Toc181300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17C66BBD" w14:textId="40D8E35A"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1" w:history="1">
            <w:r w:rsidR="007D081B" w:rsidRPr="008D7D75">
              <w:rPr>
                <w:rStyle w:val="Hyperlink"/>
                <w:b/>
                <w:noProof/>
              </w:rPr>
              <w:t>6.6.4</w:t>
            </w:r>
            <w:r w:rsidR="007D081B">
              <w:rPr>
                <w:rFonts w:asciiTheme="minorHAnsi" w:eastAsiaTheme="minorEastAsia" w:hAnsiTheme="minorHAnsi" w:cstheme="minorBidi"/>
                <w:noProof/>
                <w:sz w:val="22"/>
                <w:szCs w:val="22"/>
              </w:rPr>
              <w:tab/>
            </w:r>
            <w:r w:rsidR="007D081B" w:rsidRPr="008D7D75">
              <w:rPr>
                <w:rStyle w:val="Hyperlink"/>
                <w:noProof/>
              </w:rPr>
              <w:t>ODE Application Properties</w:t>
            </w:r>
            <w:r w:rsidR="007D081B">
              <w:rPr>
                <w:noProof/>
                <w:webHidden/>
              </w:rPr>
              <w:tab/>
            </w:r>
            <w:r w:rsidR="007D081B">
              <w:rPr>
                <w:noProof/>
                <w:webHidden/>
              </w:rPr>
              <w:fldChar w:fldCharType="begin"/>
            </w:r>
            <w:r w:rsidR="007D081B">
              <w:rPr>
                <w:noProof/>
                <w:webHidden/>
              </w:rPr>
              <w:instrText xml:space="preserve"> PAGEREF _Toc181301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321FEBBB" w14:textId="7272C7B7"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2" w:history="1">
            <w:r w:rsidR="007D081B" w:rsidRPr="008D7D75">
              <w:rPr>
                <w:rStyle w:val="Hyperlink"/>
                <w:noProof/>
              </w:rPr>
              <w:t>6.6.5</w:t>
            </w:r>
            <w:r w:rsidR="007D081B">
              <w:rPr>
                <w:rFonts w:asciiTheme="minorHAnsi" w:eastAsiaTheme="minorEastAsia" w:hAnsiTheme="minorHAnsi" w:cstheme="minorBidi"/>
                <w:noProof/>
                <w:sz w:val="22"/>
                <w:szCs w:val="22"/>
              </w:rPr>
              <w:tab/>
            </w:r>
            <w:r w:rsidR="007D081B" w:rsidRPr="008D7D75">
              <w:rPr>
                <w:rStyle w:val="Hyperlink"/>
                <w:noProof/>
              </w:rPr>
              <w:t>ODE Logging Properties</w:t>
            </w:r>
            <w:r w:rsidR="007D081B">
              <w:rPr>
                <w:noProof/>
                <w:webHidden/>
              </w:rPr>
              <w:tab/>
            </w:r>
            <w:r w:rsidR="007D081B">
              <w:rPr>
                <w:noProof/>
                <w:webHidden/>
              </w:rPr>
              <w:fldChar w:fldCharType="begin"/>
            </w:r>
            <w:r w:rsidR="007D081B">
              <w:rPr>
                <w:noProof/>
                <w:webHidden/>
              </w:rPr>
              <w:instrText xml:space="preserve"> PAGEREF _Toc181302 \h </w:instrText>
            </w:r>
            <w:r w:rsidR="007D081B">
              <w:rPr>
                <w:noProof/>
                <w:webHidden/>
              </w:rPr>
            </w:r>
            <w:r w:rsidR="007D081B">
              <w:rPr>
                <w:noProof/>
                <w:webHidden/>
              </w:rPr>
              <w:fldChar w:fldCharType="separate"/>
            </w:r>
            <w:r w:rsidR="007D081B">
              <w:rPr>
                <w:noProof/>
                <w:webHidden/>
              </w:rPr>
              <w:t>17</w:t>
            </w:r>
            <w:r w:rsidR="007D081B">
              <w:rPr>
                <w:noProof/>
                <w:webHidden/>
              </w:rPr>
              <w:fldChar w:fldCharType="end"/>
            </w:r>
          </w:hyperlink>
        </w:p>
        <w:p w14:paraId="0DA33602" w14:textId="02690F1D" w:rsidR="007D081B" w:rsidRDefault="006A4895">
          <w:pPr>
            <w:pStyle w:val="TOC1"/>
            <w:tabs>
              <w:tab w:val="left" w:pos="480"/>
              <w:tab w:val="right" w:leader="dot" w:pos="9350"/>
            </w:tabs>
            <w:rPr>
              <w:noProof/>
              <w:lang w:eastAsia="en-US"/>
            </w:rPr>
          </w:pPr>
          <w:hyperlink w:anchor="_Toc181303" w:history="1">
            <w:r w:rsidR="007D081B" w:rsidRPr="008D7D75">
              <w:rPr>
                <w:rStyle w:val="Hyperlink"/>
                <w:noProof/>
              </w:rPr>
              <w:t>7</w:t>
            </w:r>
            <w:r w:rsidR="007D081B">
              <w:rPr>
                <w:noProof/>
                <w:lang w:eastAsia="en-US"/>
              </w:rPr>
              <w:tab/>
            </w:r>
            <w:r w:rsidR="007D081B" w:rsidRPr="008D7D75">
              <w:rPr>
                <w:rStyle w:val="Hyperlink"/>
                <w:noProof/>
              </w:rPr>
              <w:t>ODE Features</w:t>
            </w:r>
            <w:r w:rsidR="007D081B">
              <w:rPr>
                <w:noProof/>
                <w:webHidden/>
              </w:rPr>
              <w:tab/>
            </w:r>
            <w:r w:rsidR="007D081B">
              <w:rPr>
                <w:noProof/>
                <w:webHidden/>
              </w:rPr>
              <w:fldChar w:fldCharType="begin"/>
            </w:r>
            <w:r w:rsidR="007D081B">
              <w:rPr>
                <w:noProof/>
                <w:webHidden/>
              </w:rPr>
              <w:instrText xml:space="preserve"> PAGEREF _Toc181303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495BB2BB" w14:textId="10173156" w:rsidR="007D081B" w:rsidRDefault="006A4895">
          <w:pPr>
            <w:pStyle w:val="TOC2"/>
            <w:tabs>
              <w:tab w:val="left" w:pos="1080"/>
              <w:tab w:val="right" w:leader="dot" w:pos="9350"/>
            </w:tabs>
            <w:rPr>
              <w:noProof/>
              <w:lang w:eastAsia="en-US"/>
            </w:rPr>
          </w:pPr>
          <w:hyperlink w:anchor="_Toc181304" w:history="1">
            <w:r w:rsidR="007D081B" w:rsidRPr="008D7D75">
              <w:rPr>
                <w:rStyle w:val="Hyperlink"/>
                <w:noProof/>
              </w:rPr>
              <w:t>7.1</w:t>
            </w:r>
            <w:r w:rsidR="007D081B">
              <w:rPr>
                <w:noProof/>
                <w:lang w:eastAsia="en-US"/>
              </w:rPr>
              <w:tab/>
            </w:r>
            <w:r w:rsidR="007D081B" w:rsidRPr="008D7D75">
              <w:rPr>
                <w:rStyle w:val="Hyperlink"/>
                <w:noProof/>
              </w:rPr>
              <w:t>Managing SNMP Devices</w:t>
            </w:r>
            <w:r w:rsidR="007D081B">
              <w:rPr>
                <w:noProof/>
                <w:webHidden/>
              </w:rPr>
              <w:tab/>
            </w:r>
            <w:r w:rsidR="007D081B">
              <w:rPr>
                <w:noProof/>
                <w:webHidden/>
              </w:rPr>
              <w:fldChar w:fldCharType="begin"/>
            </w:r>
            <w:r w:rsidR="007D081B">
              <w:rPr>
                <w:noProof/>
                <w:webHidden/>
              </w:rPr>
              <w:instrText xml:space="preserve"> PAGEREF _Toc181304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5DE49F20" w14:textId="04FD2E96"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5" w:history="1">
            <w:r w:rsidR="007D081B" w:rsidRPr="008D7D75">
              <w:rPr>
                <w:rStyle w:val="Hyperlink"/>
                <w:noProof/>
              </w:rPr>
              <w:t>7.1.1</w:t>
            </w:r>
            <w:r w:rsidR="007D081B">
              <w:rPr>
                <w:rFonts w:asciiTheme="minorHAnsi" w:eastAsiaTheme="minorEastAsia" w:hAnsiTheme="minorHAnsi" w:cstheme="minorBidi"/>
                <w:noProof/>
                <w:sz w:val="22"/>
                <w:szCs w:val="22"/>
              </w:rPr>
              <w:tab/>
            </w:r>
            <w:r w:rsidR="007D081B" w:rsidRPr="008D7D75">
              <w:rPr>
                <w:rStyle w:val="Hyperlink"/>
                <w:noProof/>
              </w:rPr>
              <w:t>Query Parameters</w:t>
            </w:r>
            <w:r w:rsidR="007D081B">
              <w:rPr>
                <w:noProof/>
                <w:webHidden/>
              </w:rPr>
              <w:tab/>
            </w:r>
            <w:r w:rsidR="007D081B">
              <w:rPr>
                <w:noProof/>
                <w:webHidden/>
              </w:rPr>
              <w:fldChar w:fldCharType="begin"/>
            </w:r>
            <w:r w:rsidR="007D081B">
              <w:rPr>
                <w:noProof/>
                <w:webHidden/>
              </w:rPr>
              <w:instrText xml:space="preserve"> PAGEREF _Toc181305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26B97DBF" w14:textId="3F79DF90"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6" w:history="1">
            <w:r w:rsidR="007D081B" w:rsidRPr="008D7D75">
              <w:rPr>
                <w:rStyle w:val="Hyperlink"/>
                <w:noProof/>
              </w:rPr>
              <w:t>7.1.2</w:t>
            </w:r>
            <w:r w:rsidR="007D081B">
              <w:rPr>
                <w:rFonts w:asciiTheme="minorHAnsi" w:eastAsiaTheme="minorEastAsia" w:hAnsiTheme="minorHAnsi" w:cstheme="minorBidi"/>
                <w:noProof/>
                <w:sz w:val="22"/>
                <w:szCs w:val="22"/>
              </w:rPr>
              <w:tab/>
            </w:r>
            <w:r w:rsidR="007D081B" w:rsidRPr="008D7D75">
              <w:rPr>
                <w:rStyle w:val="Hyperlink"/>
                <w:noProof/>
              </w:rPr>
              <w:t>API Details</w:t>
            </w:r>
            <w:r w:rsidR="007D081B">
              <w:rPr>
                <w:noProof/>
                <w:webHidden/>
              </w:rPr>
              <w:tab/>
            </w:r>
            <w:r w:rsidR="007D081B">
              <w:rPr>
                <w:noProof/>
                <w:webHidden/>
              </w:rPr>
              <w:fldChar w:fldCharType="begin"/>
            </w:r>
            <w:r w:rsidR="007D081B">
              <w:rPr>
                <w:noProof/>
                <w:webHidden/>
              </w:rPr>
              <w:instrText xml:space="preserve"> PAGEREF _Toc181306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519CA2D" w14:textId="38D35D0B"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7" w:history="1">
            <w:r w:rsidR="007D081B" w:rsidRPr="008D7D75">
              <w:rPr>
                <w:rStyle w:val="Hyperlink"/>
                <w:noProof/>
              </w:rPr>
              <w:t>7.1.3</w:t>
            </w:r>
            <w:r w:rsidR="007D081B">
              <w:rPr>
                <w:rFonts w:asciiTheme="minorHAnsi" w:eastAsiaTheme="minorEastAsia" w:hAnsiTheme="minorHAnsi" w:cstheme="minorBidi"/>
                <w:noProof/>
                <w:sz w:val="22"/>
                <w:szCs w:val="22"/>
              </w:rPr>
              <w:tab/>
            </w:r>
            <w:r w:rsidR="007D081B" w:rsidRPr="008D7D75">
              <w:rPr>
                <w:rStyle w:val="Hyperlink"/>
                <w:noProof/>
              </w:rPr>
              <w:t>Web Based View</w:t>
            </w:r>
            <w:r w:rsidR="007D081B">
              <w:rPr>
                <w:noProof/>
                <w:webHidden/>
              </w:rPr>
              <w:tab/>
            </w:r>
            <w:r w:rsidR="007D081B">
              <w:rPr>
                <w:noProof/>
                <w:webHidden/>
              </w:rPr>
              <w:fldChar w:fldCharType="begin"/>
            </w:r>
            <w:r w:rsidR="007D081B">
              <w:rPr>
                <w:noProof/>
                <w:webHidden/>
              </w:rPr>
              <w:instrText xml:space="preserve"> PAGEREF _Toc181307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96DE642" w14:textId="566A8DA7"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08" w:history="1">
            <w:r w:rsidR="007D081B" w:rsidRPr="008D7D75">
              <w:rPr>
                <w:rStyle w:val="Hyperlink"/>
                <w:noProof/>
              </w:rPr>
              <w:t>7.1.4</w:t>
            </w:r>
            <w:r w:rsidR="007D081B">
              <w:rPr>
                <w:rFonts w:asciiTheme="minorHAnsi" w:eastAsiaTheme="minorEastAsia" w:hAnsiTheme="minorHAnsi" w:cstheme="minorBidi"/>
                <w:noProof/>
                <w:sz w:val="22"/>
                <w:szCs w:val="22"/>
              </w:rPr>
              <w:tab/>
            </w:r>
            <w:r w:rsidR="007D081B" w:rsidRPr="008D7D75">
              <w:rPr>
                <w:rStyle w:val="Hyperlink"/>
                <w:noProof/>
              </w:rPr>
              <w:t>Additional Features/ Discussion Points</w:t>
            </w:r>
            <w:r w:rsidR="007D081B">
              <w:rPr>
                <w:noProof/>
                <w:webHidden/>
              </w:rPr>
              <w:tab/>
            </w:r>
            <w:r w:rsidR="007D081B">
              <w:rPr>
                <w:noProof/>
                <w:webHidden/>
              </w:rPr>
              <w:fldChar w:fldCharType="begin"/>
            </w:r>
            <w:r w:rsidR="007D081B">
              <w:rPr>
                <w:noProof/>
                <w:webHidden/>
              </w:rPr>
              <w:instrText xml:space="preserve"> PAGEREF _Toc181308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48273783" w14:textId="4E4CEA37" w:rsidR="007D081B" w:rsidRDefault="006A4895">
          <w:pPr>
            <w:pStyle w:val="TOC2"/>
            <w:tabs>
              <w:tab w:val="left" w:pos="1080"/>
              <w:tab w:val="right" w:leader="dot" w:pos="9350"/>
            </w:tabs>
            <w:rPr>
              <w:noProof/>
              <w:lang w:eastAsia="en-US"/>
            </w:rPr>
          </w:pPr>
          <w:hyperlink w:anchor="_Toc181309" w:history="1">
            <w:r w:rsidR="007D081B" w:rsidRPr="008D7D75">
              <w:rPr>
                <w:rStyle w:val="Hyperlink"/>
                <w:noProof/>
              </w:rPr>
              <w:t>7.2</w:t>
            </w:r>
            <w:r w:rsidR="007D081B">
              <w:rPr>
                <w:noProof/>
                <w:lang w:eastAsia="en-US"/>
              </w:rPr>
              <w:tab/>
            </w:r>
            <w:r w:rsidR="007D081B" w:rsidRPr="008D7D75">
              <w:rPr>
                <w:rStyle w:val="Hyperlink"/>
                <w:noProof/>
              </w:rPr>
              <w:t>Logging Events</w:t>
            </w:r>
            <w:r w:rsidR="007D081B">
              <w:rPr>
                <w:noProof/>
                <w:webHidden/>
              </w:rPr>
              <w:tab/>
            </w:r>
            <w:r w:rsidR="007D081B">
              <w:rPr>
                <w:noProof/>
                <w:webHidden/>
              </w:rPr>
              <w:fldChar w:fldCharType="begin"/>
            </w:r>
            <w:r w:rsidR="007D081B">
              <w:rPr>
                <w:noProof/>
                <w:webHidden/>
              </w:rPr>
              <w:instrText xml:space="preserve"> PAGEREF _Toc181309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238965A6" w14:textId="6E29177F"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0" w:history="1">
            <w:r w:rsidR="007D081B" w:rsidRPr="008D7D75">
              <w:rPr>
                <w:rStyle w:val="Hyperlink"/>
                <w:noProof/>
              </w:rPr>
              <w:t>7.2.1</w:t>
            </w:r>
            <w:r w:rsidR="007D081B">
              <w:rPr>
                <w:rFonts w:asciiTheme="minorHAnsi" w:eastAsiaTheme="minorEastAsia" w:hAnsiTheme="minorHAnsi" w:cstheme="minorBidi"/>
                <w:noProof/>
                <w:sz w:val="22"/>
                <w:szCs w:val="22"/>
              </w:rPr>
              <w:tab/>
            </w:r>
            <w:r w:rsidR="007D081B" w:rsidRPr="008D7D75">
              <w:rPr>
                <w:rStyle w:val="Hyperlink"/>
                <w:noProof/>
              </w:rPr>
              <w:t>Log Levels</w:t>
            </w:r>
            <w:r w:rsidR="007D081B">
              <w:rPr>
                <w:noProof/>
                <w:webHidden/>
              </w:rPr>
              <w:tab/>
            </w:r>
            <w:r w:rsidR="007D081B">
              <w:rPr>
                <w:noProof/>
                <w:webHidden/>
              </w:rPr>
              <w:fldChar w:fldCharType="begin"/>
            </w:r>
            <w:r w:rsidR="007D081B">
              <w:rPr>
                <w:noProof/>
                <w:webHidden/>
              </w:rPr>
              <w:instrText xml:space="preserve"> PAGEREF _Toc181310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690D4899" w14:textId="4F8D8458"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1" w:history="1">
            <w:r w:rsidR="007D081B" w:rsidRPr="008D7D75">
              <w:rPr>
                <w:rStyle w:val="Hyperlink"/>
                <w:noProof/>
              </w:rPr>
              <w:t>7.2.2</w:t>
            </w:r>
            <w:r w:rsidR="007D081B">
              <w:rPr>
                <w:rFonts w:asciiTheme="minorHAnsi" w:eastAsiaTheme="minorEastAsia" w:hAnsiTheme="minorHAnsi" w:cstheme="minorBidi"/>
                <w:noProof/>
                <w:sz w:val="22"/>
                <w:szCs w:val="22"/>
              </w:rPr>
              <w:tab/>
            </w:r>
            <w:r w:rsidR="007D081B" w:rsidRPr="008D7D75">
              <w:rPr>
                <w:rStyle w:val="Hyperlink"/>
                <w:noProof/>
              </w:rPr>
              <w:t>Logging setup</w:t>
            </w:r>
            <w:r w:rsidR="007D081B">
              <w:rPr>
                <w:noProof/>
                <w:webHidden/>
              </w:rPr>
              <w:tab/>
            </w:r>
            <w:r w:rsidR="007D081B">
              <w:rPr>
                <w:noProof/>
                <w:webHidden/>
              </w:rPr>
              <w:fldChar w:fldCharType="begin"/>
            </w:r>
            <w:r w:rsidR="007D081B">
              <w:rPr>
                <w:noProof/>
                <w:webHidden/>
              </w:rPr>
              <w:instrText xml:space="preserve"> PAGEREF _Toc181311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3DA717BC" w14:textId="34A0E806"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2" w:history="1">
            <w:r w:rsidR="007D081B" w:rsidRPr="008D7D75">
              <w:rPr>
                <w:rStyle w:val="Hyperlink"/>
                <w:noProof/>
              </w:rPr>
              <w:t>7.2.3</w:t>
            </w:r>
            <w:r w:rsidR="007D081B">
              <w:rPr>
                <w:rFonts w:asciiTheme="minorHAnsi" w:eastAsiaTheme="minorEastAsia" w:hAnsiTheme="minorHAnsi" w:cstheme="minorBidi"/>
                <w:noProof/>
                <w:sz w:val="22"/>
                <w:szCs w:val="22"/>
              </w:rPr>
              <w:tab/>
            </w:r>
            <w:r w:rsidR="007D081B" w:rsidRPr="008D7D75">
              <w:rPr>
                <w:rStyle w:val="Hyperlink"/>
                <w:noProof/>
              </w:rPr>
              <w:t>Steps to turn on/off logging during application runtime.</w:t>
            </w:r>
            <w:r w:rsidR="007D081B">
              <w:rPr>
                <w:noProof/>
                <w:webHidden/>
              </w:rPr>
              <w:tab/>
            </w:r>
            <w:r w:rsidR="007D081B">
              <w:rPr>
                <w:noProof/>
                <w:webHidden/>
              </w:rPr>
              <w:fldChar w:fldCharType="begin"/>
            </w:r>
            <w:r w:rsidR="007D081B">
              <w:rPr>
                <w:noProof/>
                <w:webHidden/>
              </w:rPr>
              <w:instrText xml:space="preserve"> PAGEREF _Toc181312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4E464E54" w14:textId="7768C45D" w:rsidR="007D081B" w:rsidRDefault="006A4895">
          <w:pPr>
            <w:pStyle w:val="TOC2"/>
            <w:tabs>
              <w:tab w:val="left" w:pos="1080"/>
              <w:tab w:val="right" w:leader="dot" w:pos="9350"/>
            </w:tabs>
            <w:rPr>
              <w:noProof/>
              <w:lang w:eastAsia="en-US"/>
            </w:rPr>
          </w:pPr>
          <w:hyperlink w:anchor="_Toc181313" w:history="1">
            <w:r w:rsidR="007D081B" w:rsidRPr="008D7D75">
              <w:rPr>
                <w:rStyle w:val="Hyperlink"/>
                <w:noProof/>
              </w:rPr>
              <w:t>7.3</w:t>
            </w:r>
            <w:r w:rsidR="007D081B">
              <w:rPr>
                <w:noProof/>
                <w:lang w:eastAsia="en-US"/>
              </w:rPr>
              <w:tab/>
            </w:r>
            <w:r w:rsidR="007D081B" w:rsidRPr="008D7D75">
              <w:rPr>
                <w:rStyle w:val="Hyperlink"/>
                <w:noProof/>
              </w:rPr>
              <w:t>IEEE 1609.2 Compliance</w:t>
            </w:r>
            <w:r w:rsidR="007D081B">
              <w:rPr>
                <w:noProof/>
                <w:webHidden/>
              </w:rPr>
              <w:tab/>
            </w:r>
            <w:r w:rsidR="007D081B">
              <w:rPr>
                <w:noProof/>
                <w:webHidden/>
              </w:rPr>
              <w:fldChar w:fldCharType="begin"/>
            </w:r>
            <w:r w:rsidR="007D081B">
              <w:rPr>
                <w:noProof/>
                <w:webHidden/>
              </w:rPr>
              <w:instrText xml:space="preserve"> PAGEREF _Toc181313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7A37CDD8" w14:textId="0CF3FA05" w:rsidR="007D081B" w:rsidRDefault="006A4895">
          <w:pPr>
            <w:pStyle w:val="TOC2"/>
            <w:tabs>
              <w:tab w:val="left" w:pos="1080"/>
              <w:tab w:val="right" w:leader="dot" w:pos="9350"/>
            </w:tabs>
            <w:rPr>
              <w:noProof/>
              <w:lang w:eastAsia="en-US"/>
            </w:rPr>
          </w:pPr>
          <w:hyperlink w:anchor="_Toc181314" w:history="1">
            <w:r w:rsidR="007D081B" w:rsidRPr="008D7D75">
              <w:rPr>
                <w:rStyle w:val="Hyperlink"/>
                <w:noProof/>
              </w:rPr>
              <w:t>7.4</w:t>
            </w:r>
            <w:r w:rsidR="007D081B">
              <w:rPr>
                <w:noProof/>
                <w:lang w:eastAsia="en-US"/>
              </w:rPr>
              <w:tab/>
            </w:r>
            <w:r w:rsidR="007D081B" w:rsidRPr="008D7D75">
              <w:rPr>
                <w:rStyle w:val="Hyperlink"/>
                <w:noProof/>
              </w:rPr>
              <w:t>SCMS Certificate Management</w:t>
            </w:r>
            <w:r w:rsidR="007D081B">
              <w:rPr>
                <w:noProof/>
                <w:webHidden/>
              </w:rPr>
              <w:tab/>
            </w:r>
            <w:r w:rsidR="007D081B">
              <w:rPr>
                <w:noProof/>
                <w:webHidden/>
              </w:rPr>
              <w:fldChar w:fldCharType="begin"/>
            </w:r>
            <w:r w:rsidR="007D081B">
              <w:rPr>
                <w:noProof/>
                <w:webHidden/>
              </w:rPr>
              <w:instrText xml:space="preserve"> PAGEREF _Toc181314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49E0D5CC" w14:textId="0CFF156B" w:rsidR="007D081B" w:rsidRDefault="006A4895">
          <w:pPr>
            <w:pStyle w:val="TOC2"/>
            <w:tabs>
              <w:tab w:val="left" w:pos="1080"/>
              <w:tab w:val="right" w:leader="dot" w:pos="9350"/>
            </w:tabs>
            <w:rPr>
              <w:noProof/>
              <w:lang w:eastAsia="en-US"/>
            </w:rPr>
          </w:pPr>
          <w:hyperlink w:anchor="_Toc181315" w:history="1">
            <w:r w:rsidR="007D081B" w:rsidRPr="008D7D75">
              <w:rPr>
                <w:rStyle w:val="Hyperlink"/>
                <w:noProof/>
              </w:rPr>
              <w:t>7.5</w:t>
            </w:r>
            <w:r w:rsidR="007D081B">
              <w:rPr>
                <w:noProof/>
                <w:lang w:eastAsia="en-US"/>
              </w:rPr>
              <w:tab/>
            </w:r>
            <w:r w:rsidR="007D081B" w:rsidRPr="008D7D75">
              <w:rPr>
                <w:rStyle w:val="Hyperlink"/>
                <w:noProof/>
              </w:rPr>
              <w:t>Inbound Data Distribution</w:t>
            </w:r>
            <w:r w:rsidR="007D081B">
              <w:rPr>
                <w:noProof/>
                <w:webHidden/>
              </w:rPr>
              <w:tab/>
            </w:r>
            <w:r w:rsidR="007D081B">
              <w:rPr>
                <w:noProof/>
                <w:webHidden/>
              </w:rPr>
              <w:fldChar w:fldCharType="begin"/>
            </w:r>
            <w:r w:rsidR="007D081B">
              <w:rPr>
                <w:noProof/>
                <w:webHidden/>
              </w:rPr>
              <w:instrText xml:space="preserve"> PAGEREF _Toc181315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5176D68A" w14:textId="5D2DB454"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6" w:history="1">
            <w:r w:rsidR="007D081B" w:rsidRPr="008D7D75">
              <w:rPr>
                <w:rStyle w:val="Hyperlink"/>
                <w:noProof/>
              </w:rPr>
              <w:t>7.5.1</w:t>
            </w:r>
            <w:r w:rsidR="007D081B">
              <w:rPr>
                <w:rFonts w:asciiTheme="minorHAnsi" w:eastAsiaTheme="minorEastAsia" w:hAnsiTheme="minorHAnsi" w:cstheme="minorBidi"/>
                <w:noProof/>
                <w:sz w:val="22"/>
                <w:szCs w:val="22"/>
              </w:rPr>
              <w:tab/>
            </w:r>
            <w:r w:rsidR="007D081B" w:rsidRPr="008D7D75">
              <w:rPr>
                <w:rStyle w:val="Hyperlink"/>
                <w:noProof/>
              </w:rPr>
              <w:t>Inbound BSM Log File Processing and Distribution</w:t>
            </w:r>
            <w:r w:rsidR="007D081B">
              <w:rPr>
                <w:noProof/>
                <w:webHidden/>
              </w:rPr>
              <w:tab/>
            </w:r>
            <w:r w:rsidR="007D081B">
              <w:rPr>
                <w:noProof/>
                <w:webHidden/>
              </w:rPr>
              <w:fldChar w:fldCharType="begin"/>
            </w:r>
            <w:r w:rsidR="007D081B">
              <w:rPr>
                <w:noProof/>
                <w:webHidden/>
              </w:rPr>
              <w:instrText xml:space="preserve"> PAGEREF _Toc181316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57114765" w14:textId="541001F8"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7" w:history="1">
            <w:r w:rsidR="007D081B" w:rsidRPr="008D7D75">
              <w:rPr>
                <w:rStyle w:val="Hyperlink"/>
                <w:noProof/>
              </w:rPr>
              <w:t>7.5.2</w:t>
            </w:r>
            <w:r w:rsidR="007D081B">
              <w:rPr>
                <w:rFonts w:asciiTheme="minorHAnsi" w:eastAsiaTheme="minorEastAsia" w:hAnsiTheme="minorHAnsi" w:cstheme="minorBidi"/>
                <w:noProof/>
                <w:sz w:val="22"/>
                <w:szCs w:val="22"/>
              </w:rPr>
              <w:tab/>
            </w:r>
            <w:r w:rsidR="007D081B" w:rsidRPr="008D7D75">
              <w:rPr>
                <w:rStyle w:val="Hyperlink"/>
                <w:noProof/>
              </w:rPr>
              <w:t>Inbound TIM Log File Processing and Distribution</w:t>
            </w:r>
            <w:r w:rsidR="007D081B">
              <w:rPr>
                <w:noProof/>
                <w:webHidden/>
              </w:rPr>
              <w:tab/>
            </w:r>
            <w:r w:rsidR="007D081B">
              <w:rPr>
                <w:noProof/>
                <w:webHidden/>
              </w:rPr>
              <w:fldChar w:fldCharType="begin"/>
            </w:r>
            <w:r w:rsidR="007D081B">
              <w:rPr>
                <w:noProof/>
                <w:webHidden/>
              </w:rPr>
              <w:instrText xml:space="preserve"> PAGEREF _Toc181317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4CECD0AC" w14:textId="713D6F76"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8" w:history="1">
            <w:r w:rsidR="007D081B" w:rsidRPr="008D7D75">
              <w:rPr>
                <w:rStyle w:val="Hyperlink"/>
                <w:noProof/>
              </w:rPr>
              <w:t>7.5.3</w:t>
            </w:r>
            <w:r w:rsidR="007D081B">
              <w:rPr>
                <w:rFonts w:asciiTheme="minorHAnsi" w:eastAsiaTheme="minorEastAsia" w:hAnsiTheme="minorHAnsi" w:cstheme="minorBidi"/>
                <w:noProof/>
                <w:sz w:val="22"/>
                <w:szCs w:val="22"/>
              </w:rPr>
              <w:tab/>
            </w:r>
            <w:r w:rsidR="007D081B" w:rsidRPr="008D7D75">
              <w:rPr>
                <w:rStyle w:val="Hyperlink"/>
                <w:noProof/>
              </w:rPr>
              <w:t>Inbound Other Log File Processing and Distribution</w:t>
            </w:r>
            <w:r w:rsidR="007D081B">
              <w:rPr>
                <w:noProof/>
                <w:webHidden/>
              </w:rPr>
              <w:tab/>
            </w:r>
            <w:r w:rsidR="007D081B">
              <w:rPr>
                <w:noProof/>
                <w:webHidden/>
              </w:rPr>
              <w:fldChar w:fldCharType="begin"/>
            </w:r>
            <w:r w:rsidR="007D081B">
              <w:rPr>
                <w:noProof/>
                <w:webHidden/>
              </w:rPr>
              <w:instrText xml:space="preserve"> PAGEREF _Toc181318 \h </w:instrText>
            </w:r>
            <w:r w:rsidR="007D081B">
              <w:rPr>
                <w:noProof/>
                <w:webHidden/>
              </w:rPr>
            </w:r>
            <w:r w:rsidR="007D081B">
              <w:rPr>
                <w:noProof/>
                <w:webHidden/>
              </w:rPr>
              <w:fldChar w:fldCharType="separate"/>
            </w:r>
            <w:r w:rsidR="007D081B">
              <w:rPr>
                <w:noProof/>
                <w:webHidden/>
              </w:rPr>
              <w:t>23</w:t>
            </w:r>
            <w:r w:rsidR="007D081B">
              <w:rPr>
                <w:noProof/>
                <w:webHidden/>
              </w:rPr>
              <w:fldChar w:fldCharType="end"/>
            </w:r>
          </w:hyperlink>
        </w:p>
        <w:p w14:paraId="340E2E4D" w14:textId="34801EAF"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19" w:history="1">
            <w:r w:rsidR="007D081B" w:rsidRPr="008D7D75">
              <w:rPr>
                <w:rStyle w:val="Hyperlink"/>
                <w:noProof/>
              </w:rPr>
              <w:t>7.5.4</w:t>
            </w:r>
            <w:r w:rsidR="007D081B">
              <w:rPr>
                <w:rFonts w:asciiTheme="minorHAnsi" w:eastAsiaTheme="minorEastAsia" w:hAnsiTheme="minorHAnsi" w:cstheme="minorBidi"/>
                <w:noProof/>
                <w:sz w:val="22"/>
                <w:szCs w:val="22"/>
              </w:rPr>
              <w:tab/>
            </w:r>
            <w:r w:rsidR="007D081B" w:rsidRPr="008D7D75">
              <w:rPr>
                <w:rStyle w:val="Hyperlink"/>
                <w:noProof/>
              </w:rPr>
              <w:t>Inbound BSM - Test File Processing (HEX and JSON)</w:t>
            </w:r>
            <w:r w:rsidR="007D081B">
              <w:rPr>
                <w:noProof/>
                <w:webHidden/>
              </w:rPr>
              <w:tab/>
            </w:r>
            <w:r w:rsidR="007D081B">
              <w:rPr>
                <w:noProof/>
                <w:webHidden/>
              </w:rPr>
              <w:fldChar w:fldCharType="begin"/>
            </w:r>
            <w:r w:rsidR="007D081B">
              <w:rPr>
                <w:noProof/>
                <w:webHidden/>
              </w:rPr>
              <w:instrText xml:space="preserve"> PAGEREF _Toc181319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1F131551" w14:textId="540E71C7" w:rsidR="007D081B" w:rsidRDefault="006A4895">
          <w:pPr>
            <w:pStyle w:val="TOC2"/>
            <w:tabs>
              <w:tab w:val="left" w:pos="1080"/>
              <w:tab w:val="right" w:leader="dot" w:pos="9350"/>
            </w:tabs>
            <w:rPr>
              <w:noProof/>
              <w:lang w:eastAsia="en-US"/>
            </w:rPr>
          </w:pPr>
          <w:hyperlink w:anchor="_Toc181320" w:history="1">
            <w:r w:rsidR="007D081B" w:rsidRPr="008D7D75">
              <w:rPr>
                <w:rStyle w:val="Hyperlink"/>
                <w:noProof/>
              </w:rPr>
              <w:t>7.6</w:t>
            </w:r>
            <w:r w:rsidR="007D081B">
              <w:rPr>
                <w:noProof/>
                <w:lang w:eastAsia="en-US"/>
              </w:rPr>
              <w:tab/>
            </w:r>
            <w:r w:rsidR="007D081B" w:rsidRPr="008D7D75">
              <w:rPr>
                <w:rStyle w:val="Hyperlink"/>
                <w:noProof/>
              </w:rPr>
              <w:t>Probe Data Management</w:t>
            </w:r>
            <w:r w:rsidR="007D081B">
              <w:rPr>
                <w:noProof/>
                <w:webHidden/>
              </w:rPr>
              <w:tab/>
            </w:r>
            <w:r w:rsidR="007D081B">
              <w:rPr>
                <w:noProof/>
                <w:webHidden/>
              </w:rPr>
              <w:fldChar w:fldCharType="begin"/>
            </w:r>
            <w:r w:rsidR="007D081B">
              <w:rPr>
                <w:noProof/>
                <w:webHidden/>
              </w:rPr>
              <w:instrText xml:space="preserve"> PAGEREF _Toc181320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3A2599FF" w14:textId="447131E8"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21" w:history="1">
            <w:r w:rsidR="007D081B" w:rsidRPr="008D7D75">
              <w:rPr>
                <w:rStyle w:val="Hyperlink"/>
                <w:noProof/>
              </w:rPr>
              <w:t>7.6.1</w:t>
            </w:r>
            <w:r w:rsidR="007D081B">
              <w:rPr>
                <w:rFonts w:asciiTheme="minorHAnsi" w:eastAsiaTheme="minorEastAsia" w:hAnsiTheme="minorHAnsi" w:cstheme="minorBidi"/>
                <w:noProof/>
                <w:sz w:val="22"/>
                <w:szCs w:val="22"/>
              </w:rPr>
              <w:tab/>
            </w:r>
            <w:r w:rsidR="007D081B" w:rsidRPr="008D7D75">
              <w:rPr>
                <w:rStyle w:val="Hyperlink"/>
                <w:noProof/>
              </w:rPr>
              <w:t>PDM Broadcast Request Quick Start Guide</w:t>
            </w:r>
            <w:r w:rsidR="007D081B">
              <w:rPr>
                <w:noProof/>
                <w:webHidden/>
              </w:rPr>
              <w:tab/>
            </w:r>
            <w:r w:rsidR="007D081B">
              <w:rPr>
                <w:noProof/>
                <w:webHidden/>
              </w:rPr>
              <w:fldChar w:fldCharType="begin"/>
            </w:r>
            <w:r w:rsidR="007D081B">
              <w:rPr>
                <w:noProof/>
                <w:webHidden/>
              </w:rPr>
              <w:instrText xml:space="preserve"> PAGEREF _Toc181321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4F918FBF" w14:textId="213BDA0D" w:rsidR="007D081B" w:rsidRDefault="006A4895">
          <w:pPr>
            <w:pStyle w:val="TOC2"/>
            <w:tabs>
              <w:tab w:val="left" w:pos="1080"/>
              <w:tab w:val="right" w:leader="dot" w:pos="9350"/>
            </w:tabs>
            <w:rPr>
              <w:noProof/>
              <w:lang w:eastAsia="en-US"/>
            </w:rPr>
          </w:pPr>
          <w:hyperlink w:anchor="_Toc181322" w:history="1">
            <w:r w:rsidR="007D081B" w:rsidRPr="008D7D75">
              <w:rPr>
                <w:rStyle w:val="Hyperlink"/>
                <w:noProof/>
              </w:rPr>
              <w:t>7.7</w:t>
            </w:r>
            <w:r w:rsidR="007D081B">
              <w:rPr>
                <w:noProof/>
                <w:lang w:eastAsia="en-US"/>
              </w:rPr>
              <w:tab/>
            </w:r>
            <w:r w:rsidR="007D081B" w:rsidRPr="008D7D75">
              <w:rPr>
                <w:rStyle w:val="Hyperlink"/>
                <w:noProof/>
              </w:rPr>
              <w:t>Outbound TIM Broadcast</w:t>
            </w:r>
            <w:r w:rsidR="007D081B">
              <w:rPr>
                <w:noProof/>
                <w:webHidden/>
              </w:rPr>
              <w:tab/>
            </w:r>
            <w:r w:rsidR="007D081B">
              <w:rPr>
                <w:noProof/>
                <w:webHidden/>
              </w:rPr>
              <w:fldChar w:fldCharType="begin"/>
            </w:r>
            <w:r w:rsidR="007D081B">
              <w:rPr>
                <w:noProof/>
                <w:webHidden/>
              </w:rPr>
              <w:instrText xml:space="preserve"> PAGEREF _Toc181322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1E447080" w14:textId="1378620C"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23" w:history="1">
            <w:r w:rsidR="007D081B" w:rsidRPr="008D7D75">
              <w:rPr>
                <w:rStyle w:val="Hyperlink"/>
                <w:noProof/>
              </w:rPr>
              <w:t>7.7.1</w:t>
            </w:r>
            <w:r w:rsidR="007D081B">
              <w:rPr>
                <w:rFonts w:asciiTheme="minorHAnsi" w:eastAsiaTheme="minorEastAsia" w:hAnsiTheme="minorHAnsi" w:cstheme="minorBidi"/>
                <w:noProof/>
                <w:sz w:val="22"/>
                <w:szCs w:val="22"/>
              </w:rPr>
              <w:tab/>
            </w:r>
            <w:r w:rsidR="007D081B" w:rsidRPr="008D7D75">
              <w:rPr>
                <w:rStyle w:val="Hyperlink"/>
                <w:noProof/>
              </w:rPr>
              <w:t>Outbound TIM to SDW Websocket Setup</w:t>
            </w:r>
            <w:r w:rsidR="007D081B">
              <w:rPr>
                <w:noProof/>
                <w:webHidden/>
              </w:rPr>
              <w:tab/>
            </w:r>
            <w:r w:rsidR="007D081B">
              <w:rPr>
                <w:noProof/>
                <w:webHidden/>
              </w:rPr>
              <w:fldChar w:fldCharType="begin"/>
            </w:r>
            <w:r w:rsidR="007D081B">
              <w:rPr>
                <w:noProof/>
                <w:webHidden/>
              </w:rPr>
              <w:instrText xml:space="preserve"> PAGEREF _Toc181323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429C975F" w14:textId="1B349C56"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24" w:history="1">
            <w:r w:rsidR="007D081B" w:rsidRPr="008D7D75">
              <w:rPr>
                <w:rStyle w:val="Hyperlink"/>
                <w:noProof/>
              </w:rPr>
              <w:t>7.7.2</w:t>
            </w:r>
            <w:r w:rsidR="007D081B">
              <w:rPr>
                <w:rFonts w:asciiTheme="minorHAnsi" w:eastAsiaTheme="minorEastAsia" w:hAnsiTheme="minorHAnsi" w:cstheme="minorBidi"/>
                <w:noProof/>
                <w:sz w:val="22"/>
                <w:szCs w:val="22"/>
              </w:rPr>
              <w:tab/>
            </w:r>
            <w:r w:rsidR="007D081B" w:rsidRPr="008D7D75">
              <w:rPr>
                <w:rStyle w:val="Hyperlink"/>
                <w:noProof/>
              </w:rPr>
              <w:t>Outbound TIM to S3 Bucket Setup</w:t>
            </w:r>
            <w:r w:rsidR="007D081B">
              <w:rPr>
                <w:noProof/>
                <w:webHidden/>
              </w:rPr>
              <w:tab/>
            </w:r>
            <w:r w:rsidR="007D081B">
              <w:rPr>
                <w:noProof/>
                <w:webHidden/>
              </w:rPr>
              <w:fldChar w:fldCharType="begin"/>
            </w:r>
            <w:r w:rsidR="007D081B">
              <w:rPr>
                <w:noProof/>
                <w:webHidden/>
              </w:rPr>
              <w:instrText xml:space="preserve"> PAGEREF _Toc181324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0C67EC2F" w14:textId="624275AD"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25" w:history="1">
            <w:r w:rsidR="007D081B" w:rsidRPr="008D7D75">
              <w:rPr>
                <w:rStyle w:val="Hyperlink"/>
                <w:noProof/>
              </w:rPr>
              <w:t>7.7.3</w:t>
            </w:r>
            <w:r w:rsidR="007D081B">
              <w:rPr>
                <w:rFonts w:asciiTheme="minorHAnsi" w:eastAsiaTheme="minorEastAsia" w:hAnsiTheme="minorHAnsi" w:cstheme="minorBidi"/>
                <w:noProof/>
                <w:sz w:val="22"/>
                <w:szCs w:val="22"/>
              </w:rPr>
              <w:tab/>
            </w:r>
            <w:r w:rsidR="007D081B" w:rsidRPr="008D7D75">
              <w:rPr>
                <w:rStyle w:val="Hyperlink"/>
                <w:noProof/>
              </w:rPr>
              <w:t>TIM Broadcast Request Quick Start Guide</w:t>
            </w:r>
            <w:r w:rsidR="007D081B">
              <w:rPr>
                <w:noProof/>
                <w:webHidden/>
              </w:rPr>
              <w:tab/>
            </w:r>
            <w:r w:rsidR="007D081B">
              <w:rPr>
                <w:noProof/>
                <w:webHidden/>
              </w:rPr>
              <w:fldChar w:fldCharType="begin"/>
            </w:r>
            <w:r w:rsidR="007D081B">
              <w:rPr>
                <w:noProof/>
                <w:webHidden/>
              </w:rPr>
              <w:instrText xml:space="preserve"> PAGEREF _Toc181325 \h </w:instrText>
            </w:r>
            <w:r w:rsidR="007D081B">
              <w:rPr>
                <w:noProof/>
                <w:webHidden/>
              </w:rPr>
            </w:r>
            <w:r w:rsidR="007D081B">
              <w:rPr>
                <w:noProof/>
                <w:webHidden/>
              </w:rPr>
              <w:fldChar w:fldCharType="separate"/>
            </w:r>
            <w:r w:rsidR="007D081B">
              <w:rPr>
                <w:noProof/>
                <w:webHidden/>
              </w:rPr>
              <w:t>26</w:t>
            </w:r>
            <w:r w:rsidR="007D081B">
              <w:rPr>
                <w:noProof/>
                <w:webHidden/>
              </w:rPr>
              <w:fldChar w:fldCharType="end"/>
            </w:r>
          </w:hyperlink>
        </w:p>
        <w:p w14:paraId="09DC844B" w14:textId="6A021B89" w:rsidR="007D081B" w:rsidRDefault="006A4895">
          <w:pPr>
            <w:pStyle w:val="TOC2"/>
            <w:tabs>
              <w:tab w:val="left" w:pos="1080"/>
              <w:tab w:val="right" w:leader="dot" w:pos="9350"/>
            </w:tabs>
            <w:rPr>
              <w:noProof/>
              <w:lang w:eastAsia="en-US"/>
            </w:rPr>
          </w:pPr>
          <w:hyperlink w:anchor="_Toc181326" w:history="1">
            <w:r w:rsidR="007D081B" w:rsidRPr="008D7D75">
              <w:rPr>
                <w:rStyle w:val="Hyperlink"/>
                <w:noProof/>
              </w:rPr>
              <w:t>7.8</w:t>
            </w:r>
            <w:r w:rsidR="007D081B">
              <w:rPr>
                <w:noProof/>
                <w:lang w:eastAsia="en-US"/>
              </w:rPr>
              <w:tab/>
            </w:r>
            <w:r w:rsidR="007D081B" w:rsidRPr="008D7D75">
              <w:rPr>
                <w:rStyle w:val="Hyperlink"/>
                <w:noProof/>
              </w:rPr>
              <w:t>Privacy Protection Module (PPM)</w:t>
            </w:r>
            <w:r w:rsidR="007D081B">
              <w:rPr>
                <w:noProof/>
                <w:webHidden/>
              </w:rPr>
              <w:tab/>
            </w:r>
            <w:r w:rsidR="007D081B">
              <w:rPr>
                <w:noProof/>
                <w:webHidden/>
              </w:rPr>
              <w:fldChar w:fldCharType="begin"/>
            </w:r>
            <w:r w:rsidR="007D081B">
              <w:rPr>
                <w:noProof/>
                <w:webHidden/>
              </w:rPr>
              <w:instrText xml:space="preserve"> PAGEREF _Toc181326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6BCBF414" w14:textId="1EBAEF2C" w:rsidR="007D081B" w:rsidRDefault="006A4895">
          <w:pPr>
            <w:pStyle w:val="TOC2"/>
            <w:tabs>
              <w:tab w:val="left" w:pos="1080"/>
              <w:tab w:val="right" w:leader="dot" w:pos="9350"/>
            </w:tabs>
            <w:rPr>
              <w:noProof/>
              <w:lang w:eastAsia="en-US"/>
            </w:rPr>
          </w:pPr>
          <w:hyperlink w:anchor="_Toc181327" w:history="1">
            <w:r w:rsidR="007D081B" w:rsidRPr="008D7D75">
              <w:rPr>
                <w:rStyle w:val="Hyperlink"/>
                <w:noProof/>
              </w:rPr>
              <w:t>7.9</w:t>
            </w:r>
            <w:r w:rsidR="007D081B">
              <w:rPr>
                <w:noProof/>
                <w:lang w:eastAsia="en-US"/>
              </w:rPr>
              <w:tab/>
            </w:r>
            <w:r w:rsidR="007D081B" w:rsidRPr="008D7D75">
              <w:rPr>
                <w:rStyle w:val="Hyperlink"/>
                <w:noProof/>
              </w:rPr>
              <w:t>Data validation</w:t>
            </w:r>
            <w:r w:rsidR="007D081B">
              <w:rPr>
                <w:noProof/>
                <w:webHidden/>
              </w:rPr>
              <w:tab/>
            </w:r>
            <w:r w:rsidR="007D081B">
              <w:rPr>
                <w:noProof/>
                <w:webHidden/>
              </w:rPr>
              <w:fldChar w:fldCharType="begin"/>
            </w:r>
            <w:r w:rsidR="007D081B">
              <w:rPr>
                <w:noProof/>
                <w:webHidden/>
              </w:rPr>
              <w:instrText xml:space="preserve"> PAGEREF _Toc181327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0A5FA45F" w14:textId="3D945B3E" w:rsidR="007D081B" w:rsidRDefault="006A4895">
          <w:pPr>
            <w:pStyle w:val="TOC2"/>
            <w:tabs>
              <w:tab w:val="left" w:pos="1080"/>
              <w:tab w:val="right" w:leader="dot" w:pos="9350"/>
            </w:tabs>
            <w:rPr>
              <w:noProof/>
              <w:lang w:eastAsia="en-US"/>
            </w:rPr>
          </w:pPr>
          <w:hyperlink w:anchor="_Toc181328" w:history="1">
            <w:r w:rsidR="007D081B" w:rsidRPr="008D7D75">
              <w:rPr>
                <w:rStyle w:val="Hyperlink"/>
                <w:noProof/>
              </w:rPr>
              <w:t>7.10</w:t>
            </w:r>
            <w:r w:rsidR="007D081B">
              <w:rPr>
                <w:noProof/>
                <w:lang w:eastAsia="en-US"/>
              </w:rPr>
              <w:tab/>
            </w:r>
            <w:r w:rsidR="007D081B" w:rsidRPr="008D7D75">
              <w:rPr>
                <w:rStyle w:val="Hyperlink"/>
                <w:noProof/>
              </w:rPr>
              <w:t>String S3 Depositor</w:t>
            </w:r>
            <w:r w:rsidR="007D081B">
              <w:rPr>
                <w:noProof/>
                <w:webHidden/>
              </w:rPr>
              <w:tab/>
            </w:r>
            <w:r w:rsidR="007D081B">
              <w:rPr>
                <w:noProof/>
                <w:webHidden/>
              </w:rPr>
              <w:fldChar w:fldCharType="begin"/>
            </w:r>
            <w:r w:rsidR="007D081B">
              <w:rPr>
                <w:noProof/>
                <w:webHidden/>
              </w:rPr>
              <w:instrText xml:space="preserve"> PAGEREF _Toc181328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23182CB" w14:textId="58F64F91" w:rsidR="007D081B" w:rsidRDefault="006A4895">
          <w:pPr>
            <w:pStyle w:val="TOC2"/>
            <w:tabs>
              <w:tab w:val="left" w:pos="1080"/>
              <w:tab w:val="right" w:leader="dot" w:pos="9350"/>
            </w:tabs>
            <w:rPr>
              <w:noProof/>
              <w:lang w:eastAsia="en-US"/>
            </w:rPr>
          </w:pPr>
          <w:hyperlink w:anchor="_Toc181329" w:history="1">
            <w:r w:rsidR="007D081B" w:rsidRPr="008D7D75">
              <w:rPr>
                <w:rStyle w:val="Hyperlink"/>
                <w:noProof/>
              </w:rPr>
              <w:t>7.11</w:t>
            </w:r>
            <w:r w:rsidR="007D081B">
              <w:rPr>
                <w:noProof/>
                <w:lang w:eastAsia="en-US"/>
              </w:rPr>
              <w:tab/>
            </w:r>
            <w:r w:rsidR="007D081B" w:rsidRPr="008D7D75">
              <w:rPr>
                <w:rStyle w:val="Hyperlink"/>
                <w:noProof/>
              </w:rPr>
              <w:t>VSD to SDC UDP Deposit Service</w:t>
            </w:r>
            <w:r w:rsidR="007D081B">
              <w:rPr>
                <w:noProof/>
                <w:webHidden/>
              </w:rPr>
              <w:tab/>
            </w:r>
            <w:r w:rsidR="007D081B">
              <w:rPr>
                <w:noProof/>
                <w:webHidden/>
              </w:rPr>
              <w:fldChar w:fldCharType="begin"/>
            </w:r>
            <w:r w:rsidR="007D081B">
              <w:rPr>
                <w:noProof/>
                <w:webHidden/>
              </w:rPr>
              <w:instrText xml:space="preserve"> PAGEREF _Toc181329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07354A8" w14:textId="485D4C55"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30" w:history="1">
            <w:r w:rsidR="007D081B" w:rsidRPr="008D7D75">
              <w:rPr>
                <w:rStyle w:val="Hyperlink"/>
                <w:noProof/>
              </w:rPr>
              <w:t>7.11.1</w:t>
            </w:r>
            <w:r w:rsidR="007D081B">
              <w:rPr>
                <w:rFonts w:asciiTheme="minorHAnsi" w:eastAsiaTheme="minorEastAsia" w:hAnsiTheme="minorHAnsi" w:cstheme="minorBidi"/>
                <w:noProof/>
                <w:sz w:val="22"/>
                <w:szCs w:val="22"/>
              </w:rPr>
              <w:tab/>
            </w:r>
            <w:r w:rsidR="007D081B" w:rsidRPr="008D7D75">
              <w:rPr>
                <w:rStyle w:val="Hyperlink"/>
                <w:noProof/>
              </w:rPr>
              <w:t>VSD Deposit Service Messages and Alerts</w:t>
            </w:r>
            <w:r w:rsidR="007D081B">
              <w:rPr>
                <w:noProof/>
                <w:webHidden/>
              </w:rPr>
              <w:tab/>
            </w:r>
            <w:r w:rsidR="007D081B">
              <w:rPr>
                <w:noProof/>
                <w:webHidden/>
              </w:rPr>
              <w:fldChar w:fldCharType="begin"/>
            </w:r>
            <w:r w:rsidR="007D081B">
              <w:rPr>
                <w:noProof/>
                <w:webHidden/>
              </w:rPr>
              <w:instrText xml:space="preserve"> PAGEREF _Toc181330 \h </w:instrText>
            </w:r>
            <w:r w:rsidR="007D081B">
              <w:rPr>
                <w:noProof/>
                <w:webHidden/>
              </w:rPr>
            </w:r>
            <w:r w:rsidR="007D081B">
              <w:rPr>
                <w:noProof/>
                <w:webHidden/>
              </w:rPr>
              <w:fldChar w:fldCharType="separate"/>
            </w:r>
            <w:r w:rsidR="007D081B">
              <w:rPr>
                <w:noProof/>
                <w:webHidden/>
              </w:rPr>
              <w:t>28</w:t>
            </w:r>
            <w:r w:rsidR="007D081B">
              <w:rPr>
                <w:noProof/>
                <w:webHidden/>
              </w:rPr>
              <w:fldChar w:fldCharType="end"/>
            </w:r>
          </w:hyperlink>
        </w:p>
        <w:p w14:paraId="33835945" w14:textId="0858557A" w:rsidR="007D081B" w:rsidRDefault="006A4895">
          <w:pPr>
            <w:pStyle w:val="TOC2"/>
            <w:tabs>
              <w:tab w:val="left" w:pos="1080"/>
              <w:tab w:val="right" w:leader="dot" w:pos="9350"/>
            </w:tabs>
            <w:rPr>
              <w:noProof/>
              <w:lang w:eastAsia="en-US"/>
            </w:rPr>
          </w:pPr>
          <w:hyperlink w:anchor="_Toc181331" w:history="1">
            <w:r w:rsidR="007D081B" w:rsidRPr="008D7D75">
              <w:rPr>
                <w:rStyle w:val="Hyperlink"/>
                <w:noProof/>
              </w:rPr>
              <w:t>7.12</w:t>
            </w:r>
            <w:r w:rsidR="007D081B">
              <w:rPr>
                <w:noProof/>
                <w:lang w:eastAsia="en-US"/>
              </w:rPr>
              <w:tab/>
            </w:r>
            <w:r w:rsidR="007D081B" w:rsidRPr="008D7D75">
              <w:rPr>
                <w:rStyle w:val="Hyperlink"/>
                <w:noProof/>
              </w:rPr>
              <w:t>VSD Receiver Service</w:t>
            </w:r>
            <w:r w:rsidR="007D081B">
              <w:rPr>
                <w:noProof/>
                <w:webHidden/>
              </w:rPr>
              <w:tab/>
            </w:r>
            <w:r w:rsidR="007D081B">
              <w:rPr>
                <w:noProof/>
                <w:webHidden/>
              </w:rPr>
              <w:fldChar w:fldCharType="begin"/>
            </w:r>
            <w:r w:rsidR="007D081B">
              <w:rPr>
                <w:noProof/>
                <w:webHidden/>
              </w:rPr>
              <w:instrText xml:space="preserve"> PAGEREF _Toc181331 \h </w:instrText>
            </w:r>
            <w:r w:rsidR="007D081B">
              <w:rPr>
                <w:noProof/>
                <w:webHidden/>
              </w:rPr>
            </w:r>
            <w:r w:rsidR="007D081B">
              <w:rPr>
                <w:noProof/>
                <w:webHidden/>
              </w:rPr>
              <w:fldChar w:fldCharType="separate"/>
            </w:r>
            <w:r w:rsidR="007D081B">
              <w:rPr>
                <w:noProof/>
                <w:webHidden/>
              </w:rPr>
              <w:t>29</w:t>
            </w:r>
            <w:r w:rsidR="007D081B">
              <w:rPr>
                <w:noProof/>
                <w:webHidden/>
              </w:rPr>
              <w:fldChar w:fldCharType="end"/>
            </w:r>
          </w:hyperlink>
        </w:p>
        <w:p w14:paraId="5104744C" w14:textId="640A8FF8"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32" w:history="1">
            <w:r w:rsidR="007D081B" w:rsidRPr="008D7D75">
              <w:rPr>
                <w:rStyle w:val="Hyperlink"/>
                <w:noProof/>
              </w:rPr>
              <w:t>7.12.1</w:t>
            </w:r>
            <w:r w:rsidR="007D081B">
              <w:rPr>
                <w:rFonts w:asciiTheme="minorHAnsi" w:eastAsiaTheme="minorEastAsia" w:hAnsiTheme="minorHAnsi" w:cstheme="minorBidi"/>
                <w:noProof/>
                <w:sz w:val="22"/>
                <w:szCs w:val="22"/>
              </w:rPr>
              <w:tab/>
            </w:r>
            <w:r w:rsidR="007D081B" w:rsidRPr="008D7D75">
              <w:rPr>
                <w:rStyle w:val="Hyperlink"/>
                <w:noProof/>
              </w:rPr>
              <w:t>VSD Receiver Service Messages and Alerts</w:t>
            </w:r>
            <w:r w:rsidR="007D081B">
              <w:rPr>
                <w:noProof/>
                <w:webHidden/>
              </w:rPr>
              <w:tab/>
            </w:r>
            <w:r w:rsidR="007D081B">
              <w:rPr>
                <w:noProof/>
                <w:webHidden/>
              </w:rPr>
              <w:fldChar w:fldCharType="begin"/>
            </w:r>
            <w:r w:rsidR="007D081B">
              <w:rPr>
                <w:noProof/>
                <w:webHidden/>
              </w:rPr>
              <w:instrText xml:space="preserve"> PAGEREF _Toc181332 \h </w:instrText>
            </w:r>
            <w:r w:rsidR="007D081B">
              <w:rPr>
                <w:noProof/>
                <w:webHidden/>
              </w:rPr>
            </w:r>
            <w:r w:rsidR="007D081B">
              <w:rPr>
                <w:noProof/>
                <w:webHidden/>
              </w:rPr>
              <w:fldChar w:fldCharType="separate"/>
            </w:r>
            <w:r w:rsidR="007D081B">
              <w:rPr>
                <w:noProof/>
                <w:webHidden/>
              </w:rPr>
              <w:t>30</w:t>
            </w:r>
            <w:r w:rsidR="007D081B">
              <w:rPr>
                <w:noProof/>
                <w:webHidden/>
              </w:rPr>
              <w:fldChar w:fldCharType="end"/>
            </w:r>
          </w:hyperlink>
        </w:p>
        <w:p w14:paraId="32EE6559" w14:textId="778EC488" w:rsidR="007D081B" w:rsidRDefault="006A4895">
          <w:pPr>
            <w:pStyle w:val="TOC2"/>
            <w:tabs>
              <w:tab w:val="left" w:pos="1080"/>
              <w:tab w:val="right" w:leader="dot" w:pos="9350"/>
            </w:tabs>
            <w:rPr>
              <w:noProof/>
              <w:lang w:eastAsia="en-US"/>
            </w:rPr>
          </w:pPr>
          <w:hyperlink w:anchor="_Toc181333" w:history="1">
            <w:r w:rsidR="007D081B" w:rsidRPr="008D7D75">
              <w:rPr>
                <w:rStyle w:val="Hyperlink"/>
                <w:noProof/>
              </w:rPr>
              <w:t>7.13</w:t>
            </w:r>
            <w:r w:rsidR="007D081B">
              <w:rPr>
                <w:noProof/>
                <w:lang w:eastAsia="en-US"/>
              </w:rPr>
              <w:tab/>
            </w:r>
            <w:r w:rsidR="007D081B" w:rsidRPr="008D7D75">
              <w:rPr>
                <w:rStyle w:val="Hyperlink"/>
                <w:noProof/>
              </w:rPr>
              <w:t>BSM Receive Service via UDP</w:t>
            </w:r>
            <w:r w:rsidR="007D081B">
              <w:rPr>
                <w:noProof/>
                <w:webHidden/>
              </w:rPr>
              <w:tab/>
            </w:r>
            <w:r w:rsidR="007D081B">
              <w:rPr>
                <w:noProof/>
                <w:webHidden/>
              </w:rPr>
              <w:fldChar w:fldCharType="begin"/>
            </w:r>
            <w:r w:rsidR="007D081B">
              <w:rPr>
                <w:noProof/>
                <w:webHidden/>
              </w:rPr>
              <w:instrText xml:space="preserve"> PAGEREF _Toc181333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7EB2C3B9" w14:textId="51238932"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34" w:history="1">
            <w:r w:rsidR="007D081B" w:rsidRPr="008D7D75">
              <w:rPr>
                <w:rStyle w:val="Hyperlink"/>
                <w:noProof/>
              </w:rPr>
              <w:t>7.13.1</w:t>
            </w:r>
            <w:r w:rsidR="007D081B">
              <w:rPr>
                <w:rFonts w:asciiTheme="minorHAnsi" w:eastAsiaTheme="minorEastAsia" w:hAnsiTheme="minorHAnsi" w:cstheme="minorBidi"/>
                <w:noProof/>
                <w:sz w:val="22"/>
                <w:szCs w:val="22"/>
              </w:rPr>
              <w:tab/>
            </w:r>
            <w:r w:rsidR="007D081B" w:rsidRPr="008D7D75">
              <w:rPr>
                <w:rStyle w:val="Hyperlink"/>
                <w:noProof/>
              </w:rPr>
              <w:t>BSM Receiver Service Messages and Alerts</w:t>
            </w:r>
            <w:r w:rsidR="007D081B">
              <w:rPr>
                <w:noProof/>
                <w:webHidden/>
              </w:rPr>
              <w:tab/>
            </w:r>
            <w:r w:rsidR="007D081B">
              <w:rPr>
                <w:noProof/>
                <w:webHidden/>
              </w:rPr>
              <w:fldChar w:fldCharType="begin"/>
            </w:r>
            <w:r w:rsidR="007D081B">
              <w:rPr>
                <w:noProof/>
                <w:webHidden/>
              </w:rPr>
              <w:instrText xml:space="preserve"> PAGEREF _Toc181334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2B0B797C" w14:textId="50F7F557" w:rsidR="007D081B" w:rsidRDefault="006A4895">
          <w:pPr>
            <w:pStyle w:val="TOC2"/>
            <w:tabs>
              <w:tab w:val="left" w:pos="1080"/>
              <w:tab w:val="right" w:leader="dot" w:pos="9350"/>
            </w:tabs>
            <w:rPr>
              <w:noProof/>
              <w:lang w:eastAsia="en-US"/>
            </w:rPr>
          </w:pPr>
          <w:hyperlink w:anchor="_Toc181335" w:history="1">
            <w:r w:rsidR="007D081B" w:rsidRPr="008D7D75">
              <w:rPr>
                <w:rStyle w:val="Hyperlink"/>
                <w:noProof/>
              </w:rPr>
              <w:t>7.14</w:t>
            </w:r>
            <w:r w:rsidR="007D081B">
              <w:rPr>
                <w:noProof/>
                <w:lang w:eastAsia="en-US"/>
              </w:rPr>
              <w:tab/>
            </w:r>
            <w:r w:rsidR="007D081B" w:rsidRPr="008D7D75">
              <w:rPr>
                <w:rStyle w:val="Hyperlink"/>
                <w:noProof/>
              </w:rPr>
              <w:t>Security Services Module</w:t>
            </w:r>
            <w:r w:rsidR="007D081B">
              <w:rPr>
                <w:noProof/>
                <w:webHidden/>
              </w:rPr>
              <w:tab/>
            </w:r>
            <w:r w:rsidR="007D081B">
              <w:rPr>
                <w:noProof/>
                <w:webHidden/>
              </w:rPr>
              <w:fldChar w:fldCharType="begin"/>
            </w:r>
            <w:r w:rsidR="007D081B">
              <w:rPr>
                <w:noProof/>
                <w:webHidden/>
              </w:rPr>
              <w:instrText xml:space="preserve"> PAGEREF _Toc181335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72404576" w14:textId="01845148" w:rsidR="007D081B" w:rsidRDefault="006A4895">
          <w:pPr>
            <w:pStyle w:val="TOC1"/>
            <w:tabs>
              <w:tab w:val="left" w:pos="480"/>
              <w:tab w:val="right" w:leader="dot" w:pos="9350"/>
            </w:tabs>
            <w:rPr>
              <w:noProof/>
              <w:lang w:eastAsia="en-US"/>
            </w:rPr>
          </w:pPr>
          <w:hyperlink w:anchor="_Toc181336" w:history="1">
            <w:r w:rsidR="007D081B" w:rsidRPr="008D7D75">
              <w:rPr>
                <w:rStyle w:val="Hyperlink"/>
                <w:noProof/>
              </w:rPr>
              <w:t>8</w:t>
            </w:r>
            <w:r w:rsidR="007D081B">
              <w:rPr>
                <w:noProof/>
                <w:lang w:eastAsia="en-US"/>
              </w:rPr>
              <w:tab/>
            </w:r>
            <w:r w:rsidR="007D081B" w:rsidRPr="008D7D75">
              <w:rPr>
                <w:rStyle w:val="Hyperlink"/>
                <w:noProof/>
              </w:rPr>
              <w:t>Appendix A: ODE Interface Specification</w:t>
            </w:r>
            <w:r w:rsidR="007D081B">
              <w:rPr>
                <w:noProof/>
                <w:webHidden/>
              </w:rPr>
              <w:tab/>
            </w:r>
            <w:r w:rsidR="007D081B">
              <w:rPr>
                <w:noProof/>
                <w:webHidden/>
              </w:rPr>
              <w:fldChar w:fldCharType="begin"/>
            </w:r>
            <w:r w:rsidR="007D081B">
              <w:rPr>
                <w:noProof/>
                <w:webHidden/>
              </w:rPr>
              <w:instrText xml:space="preserve"> PAGEREF _Toc181336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26B5C1A5" w14:textId="3679EF84" w:rsidR="007D081B" w:rsidRDefault="006A4895">
          <w:pPr>
            <w:pStyle w:val="TOC2"/>
            <w:tabs>
              <w:tab w:val="left" w:pos="1080"/>
              <w:tab w:val="right" w:leader="dot" w:pos="9350"/>
            </w:tabs>
            <w:rPr>
              <w:noProof/>
              <w:lang w:eastAsia="en-US"/>
            </w:rPr>
          </w:pPr>
          <w:hyperlink w:anchor="_Toc181337" w:history="1">
            <w:r w:rsidR="007D081B" w:rsidRPr="008D7D75">
              <w:rPr>
                <w:rStyle w:val="Hyperlink"/>
                <w:noProof/>
              </w:rPr>
              <w:t>8.1</w:t>
            </w:r>
            <w:r w:rsidR="007D081B">
              <w:rPr>
                <w:noProof/>
                <w:lang w:eastAsia="en-US"/>
              </w:rPr>
              <w:tab/>
            </w:r>
            <w:r w:rsidR="007D081B" w:rsidRPr="008D7D75">
              <w:rPr>
                <w:rStyle w:val="Hyperlink"/>
                <w:noProof/>
              </w:rPr>
              <w:t>File Copy Data Deposit</w:t>
            </w:r>
            <w:r w:rsidR="007D081B">
              <w:rPr>
                <w:noProof/>
                <w:webHidden/>
              </w:rPr>
              <w:tab/>
            </w:r>
            <w:r w:rsidR="007D081B">
              <w:rPr>
                <w:noProof/>
                <w:webHidden/>
              </w:rPr>
              <w:fldChar w:fldCharType="begin"/>
            </w:r>
            <w:r w:rsidR="007D081B">
              <w:rPr>
                <w:noProof/>
                <w:webHidden/>
              </w:rPr>
              <w:instrText xml:space="preserve"> PAGEREF _Toc181337 \h </w:instrText>
            </w:r>
            <w:r w:rsidR="007D081B">
              <w:rPr>
                <w:noProof/>
                <w:webHidden/>
              </w:rPr>
            </w:r>
            <w:r w:rsidR="007D081B">
              <w:rPr>
                <w:noProof/>
                <w:webHidden/>
              </w:rPr>
              <w:fldChar w:fldCharType="separate"/>
            </w:r>
            <w:r w:rsidR="007D081B">
              <w:rPr>
                <w:noProof/>
                <w:webHidden/>
              </w:rPr>
              <w:t>34</w:t>
            </w:r>
            <w:r w:rsidR="007D081B">
              <w:rPr>
                <w:noProof/>
                <w:webHidden/>
              </w:rPr>
              <w:fldChar w:fldCharType="end"/>
            </w:r>
          </w:hyperlink>
        </w:p>
        <w:p w14:paraId="25D2A17F" w14:textId="63E8F6EB"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38" w:history="1">
            <w:r w:rsidR="007D081B" w:rsidRPr="008D7D75">
              <w:rPr>
                <w:rStyle w:val="Hyperlink"/>
                <w:noProof/>
              </w:rPr>
              <w:t>8.1.1</w:t>
            </w:r>
            <w:r w:rsidR="007D081B">
              <w:rPr>
                <w:rFonts w:asciiTheme="minorHAnsi" w:eastAsiaTheme="minorEastAsia" w:hAnsiTheme="minorHAnsi" w:cstheme="minorBidi"/>
                <w:noProof/>
                <w:sz w:val="22"/>
                <w:szCs w:val="22"/>
              </w:rPr>
              <w:tab/>
            </w:r>
            <w:r w:rsidR="007D081B" w:rsidRPr="008D7D75">
              <w:rPr>
                <w:rStyle w:val="Hyperlink"/>
                <w:noProof/>
              </w:rPr>
              <w:t>Messages and Alerts</w:t>
            </w:r>
            <w:r w:rsidR="007D081B">
              <w:rPr>
                <w:noProof/>
                <w:webHidden/>
              </w:rPr>
              <w:tab/>
            </w:r>
            <w:r w:rsidR="007D081B">
              <w:rPr>
                <w:noProof/>
                <w:webHidden/>
              </w:rPr>
              <w:fldChar w:fldCharType="begin"/>
            </w:r>
            <w:r w:rsidR="007D081B">
              <w:rPr>
                <w:noProof/>
                <w:webHidden/>
              </w:rPr>
              <w:instrText xml:space="preserve"> PAGEREF _Toc181338 \h </w:instrText>
            </w:r>
            <w:r w:rsidR="007D081B">
              <w:rPr>
                <w:noProof/>
                <w:webHidden/>
              </w:rPr>
            </w:r>
            <w:r w:rsidR="007D081B">
              <w:rPr>
                <w:noProof/>
                <w:webHidden/>
              </w:rPr>
              <w:fldChar w:fldCharType="separate"/>
            </w:r>
            <w:r w:rsidR="007D081B">
              <w:rPr>
                <w:noProof/>
                <w:webHidden/>
              </w:rPr>
              <w:t>37</w:t>
            </w:r>
            <w:r w:rsidR="007D081B">
              <w:rPr>
                <w:noProof/>
                <w:webHidden/>
              </w:rPr>
              <w:fldChar w:fldCharType="end"/>
            </w:r>
          </w:hyperlink>
        </w:p>
        <w:p w14:paraId="1C8A54B7" w14:textId="6DD33233" w:rsidR="007D081B" w:rsidRDefault="006A4895">
          <w:pPr>
            <w:pStyle w:val="TOC2"/>
            <w:tabs>
              <w:tab w:val="left" w:pos="1080"/>
              <w:tab w:val="right" w:leader="dot" w:pos="9350"/>
            </w:tabs>
            <w:rPr>
              <w:noProof/>
              <w:lang w:eastAsia="en-US"/>
            </w:rPr>
          </w:pPr>
          <w:hyperlink w:anchor="_Toc181339" w:history="1">
            <w:r w:rsidR="007D081B" w:rsidRPr="008D7D75">
              <w:rPr>
                <w:rStyle w:val="Hyperlink"/>
                <w:noProof/>
              </w:rPr>
              <w:t>8.2</w:t>
            </w:r>
            <w:r w:rsidR="007D081B">
              <w:rPr>
                <w:noProof/>
                <w:lang w:eastAsia="en-US"/>
              </w:rPr>
              <w:tab/>
            </w:r>
            <w:r w:rsidR="007D081B" w:rsidRPr="008D7D75">
              <w:rPr>
                <w:rStyle w:val="Hyperlink"/>
                <w:noProof/>
              </w:rPr>
              <w:t>ODE REST API</w:t>
            </w:r>
            <w:r w:rsidR="007D081B">
              <w:rPr>
                <w:noProof/>
                <w:webHidden/>
              </w:rPr>
              <w:tab/>
            </w:r>
            <w:r w:rsidR="007D081B">
              <w:rPr>
                <w:noProof/>
                <w:webHidden/>
              </w:rPr>
              <w:fldChar w:fldCharType="begin"/>
            </w:r>
            <w:r w:rsidR="007D081B">
              <w:rPr>
                <w:noProof/>
                <w:webHidden/>
              </w:rPr>
              <w:instrText xml:space="preserve"> PAGEREF _Toc181339 \h </w:instrText>
            </w:r>
            <w:r w:rsidR="007D081B">
              <w:rPr>
                <w:noProof/>
                <w:webHidden/>
              </w:rPr>
            </w:r>
            <w:r w:rsidR="007D081B">
              <w:rPr>
                <w:noProof/>
                <w:webHidden/>
              </w:rPr>
              <w:fldChar w:fldCharType="separate"/>
            </w:r>
            <w:r w:rsidR="007D081B">
              <w:rPr>
                <w:noProof/>
                <w:webHidden/>
              </w:rPr>
              <w:t>40</w:t>
            </w:r>
            <w:r w:rsidR="007D081B">
              <w:rPr>
                <w:noProof/>
                <w:webHidden/>
              </w:rPr>
              <w:fldChar w:fldCharType="end"/>
            </w:r>
          </w:hyperlink>
        </w:p>
        <w:p w14:paraId="01E0A037" w14:textId="4A7CEA1D"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0" w:history="1">
            <w:r w:rsidR="007D081B" w:rsidRPr="008D7D75">
              <w:rPr>
                <w:rStyle w:val="Hyperlink"/>
                <w:noProof/>
              </w:rPr>
              <w:t>8.2.1</w:t>
            </w:r>
            <w:r w:rsidR="007D081B">
              <w:rPr>
                <w:rFonts w:asciiTheme="minorHAnsi" w:eastAsiaTheme="minorEastAsia" w:hAnsiTheme="minorHAnsi" w:cstheme="minorBidi"/>
                <w:noProof/>
                <w:sz w:val="22"/>
                <w:szCs w:val="22"/>
              </w:rPr>
              <w:tab/>
            </w:r>
            <w:r w:rsidR="007D081B" w:rsidRPr="008D7D75">
              <w:rPr>
                <w:rStyle w:val="Hyperlink"/>
                <w:noProof/>
              </w:rPr>
              <w:t>Upload BSM File</w:t>
            </w:r>
            <w:r w:rsidR="007D081B">
              <w:rPr>
                <w:noProof/>
                <w:webHidden/>
              </w:rPr>
              <w:tab/>
            </w:r>
            <w:r w:rsidR="007D081B">
              <w:rPr>
                <w:noProof/>
                <w:webHidden/>
              </w:rPr>
              <w:fldChar w:fldCharType="begin"/>
            </w:r>
            <w:r w:rsidR="007D081B">
              <w:rPr>
                <w:noProof/>
                <w:webHidden/>
              </w:rPr>
              <w:instrText xml:space="preserve"> PAGEREF _Toc181340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216F0625" w14:textId="31C9D1A1"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1" w:history="1">
            <w:r w:rsidR="007D081B" w:rsidRPr="008D7D75">
              <w:rPr>
                <w:rStyle w:val="Hyperlink"/>
                <w:noProof/>
              </w:rPr>
              <w:t>8.2.2</w:t>
            </w:r>
            <w:r w:rsidR="007D081B">
              <w:rPr>
                <w:rFonts w:asciiTheme="minorHAnsi" w:eastAsiaTheme="minorEastAsia" w:hAnsiTheme="minorHAnsi" w:cstheme="minorBidi"/>
                <w:noProof/>
                <w:sz w:val="22"/>
                <w:szCs w:val="22"/>
              </w:rPr>
              <w:tab/>
            </w:r>
            <w:r w:rsidR="007D081B" w:rsidRPr="008D7D75">
              <w:rPr>
                <w:rStyle w:val="Hyperlink"/>
                <w:noProof/>
              </w:rPr>
              <w:t>MANAGE SNMP API</w:t>
            </w:r>
            <w:r w:rsidR="007D081B">
              <w:rPr>
                <w:noProof/>
                <w:webHidden/>
              </w:rPr>
              <w:tab/>
            </w:r>
            <w:r w:rsidR="007D081B">
              <w:rPr>
                <w:noProof/>
                <w:webHidden/>
              </w:rPr>
              <w:fldChar w:fldCharType="begin"/>
            </w:r>
            <w:r w:rsidR="007D081B">
              <w:rPr>
                <w:noProof/>
                <w:webHidden/>
              </w:rPr>
              <w:instrText xml:space="preserve"> PAGEREF _Toc181341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3B4B7AB5" w14:textId="6960A913"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2" w:history="1">
            <w:r w:rsidR="007D081B" w:rsidRPr="008D7D75">
              <w:rPr>
                <w:rStyle w:val="Hyperlink"/>
                <w:noProof/>
              </w:rPr>
              <w:t>8.2.3</w:t>
            </w:r>
            <w:r w:rsidR="007D081B">
              <w:rPr>
                <w:rFonts w:asciiTheme="minorHAnsi" w:eastAsiaTheme="minorEastAsia" w:hAnsiTheme="minorHAnsi" w:cstheme="minorBidi"/>
                <w:noProof/>
                <w:sz w:val="22"/>
                <w:szCs w:val="22"/>
              </w:rPr>
              <w:tab/>
            </w:r>
            <w:r w:rsidR="007D081B" w:rsidRPr="008D7D75">
              <w:rPr>
                <w:rStyle w:val="Hyperlink"/>
                <w:noProof/>
              </w:rPr>
              <w:t>Traveler Information Message (TIM) Interface</w:t>
            </w:r>
            <w:r w:rsidR="007D081B">
              <w:rPr>
                <w:noProof/>
                <w:webHidden/>
              </w:rPr>
              <w:tab/>
            </w:r>
            <w:r w:rsidR="007D081B">
              <w:rPr>
                <w:noProof/>
                <w:webHidden/>
              </w:rPr>
              <w:fldChar w:fldCharType="begin"/>
            </w:r>
            <w:r w:rsidR="007D081B">
              <w:rPr>
                <w:noProof/>
                <w:webHidden/>
              </w:rPr>
              <w:instrText xml:space="preserve"> PAGEREF _Toc181342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59AF4440" w14:textId="1461D785"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3" w:history="1">
            <w:r w:rsidR="007D081B" w:rsidRPr="008D7D75">
              <w:rPr>
                <w:rStyle w:val="Hyperlink"/>
                <w:noProof/>
              </w:rPr>
              <w:t>8.2.4</w:t>
            </w:r>
            <w:r w:rsidR="007D081B">
              <w:rPr>
                <w:rFonts w:asciiTheme="minorHAnsi" w:eastAsiaTheme="minorEastAsia" w:hAnsiTheme="minorHAnsi" w:cstheme="minorBidi"/>
                <w:noProof/>
                <w:sz w:val="22"/>
                <w:szCs w:val="22"/>
              </w:rPr>
              <w:tab/>
            </w:r>
            <w:r w:rsidR="007D081B" w:rsidRPr="008D7D75">
              <w:rPr>
                <w:rStyle w:val="Hyperlink"/>
                <w:noProof/>
              </w:rPr>
              <w:t>Probe Data Management Messages (PDM) Interface</w:t>
            </w:r>
            <w:r w:rsidR="007D081B">
              <w:rPr>
                <w:noProof/>
                <w:webHidden/>
              </w:rPr>
              <w:tab/>
            </w:r>
            <w:r w:rsidR="007D081B">
              <w:rPr>
                <w:noProof/>
                <w:webHidden/>
              </w:rPr>
              <w:fldChar w:fldCharType="begin"/>
            </w:r>
            <w:r w:rsidR="007D081B">
              <w:rPr>
                <w:noProof/>
                <w:webHidden/>
              </w:rPr>
              <w:instrText xml:space="preserve"> PAGEREF _Toc181343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33DA2491" w14:textId="49C897D8" w:rsidR="007D081B" w:rsidRDefault="006A4895">
          <w:pPr>
            <w:pStyle w:val="TOC2"/>
            <w:tabs>
              <w:tab w:val="left" w:pos="1080"/>
              <w:tab w:val="right" w:leader="dot" w:pos="9350"/>
            </w:tabs>
            <w:rPr>
              <w:noProof/>
              <w:lang w:eastAsia="en-US"/>
            </w:rPr>
          </w:pPr>
          <w:hyperlink w:anchor="_Toc181344" w:history="1">
            <w:r w:rsidR="007D081B" w:rsidRPr="008D7D75">
              <w:rPr>
                <w:rStyle w:val="Hyperlink"/>
                <w:noProof/>
              </w:rPr>
              <w:t>8.3</w:t>
            </w:r>
            <w:r w:rsidR="007D081B">
              <w:rPr>
                <w:noProof/>
                <w:lang w:eastAsia="en-US"/>
              </w:rPr>
              <w:tab/>
            </w:r>
            <w:r w:rsidR="007D081B" w:rsidRPr="008D7D75">
              <w:rPr>
                <w:rStyle w:val="Hyperlink"/>
                <w:noProof/>
              </w:rPr>
              <w:t>ODE Streaming API</w:t>
            </w:r>
            <w:r w:rsidR="007D081B">
              <w:rPr>
                <w:noProof/>
                <w:webHidden/>
              </w:rPr>
              <w:tab/>
            </w:r>
            <w:r w:rsidR="007D081B">
              <w:rPr>
                <w:noProof/>
                <w:webHidden/>
              </w:rPr>
              <w:fldChar w:fldCharType="begin"/>
            </w:r>
            <w:r w:rsidR="007D081B">
              <w:rPr>
                <w:noProof/>
                <w:webHidden/>
              </w:rPr>
              <w:instrText xml:space="preserve"> PAGEREF _Toc181344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2B995EF" w14:textId="6D92F41D"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5" w:history="1">
            <w:r w:rsidR="007D081B" w:rsidRPr="008D7D75">
              <w:rPr>
                <w:rStyle w:val="Hyperlink"/>
                <w:noProof/>
              </w:rPr>
              <w:t>8.3.1</w:t>
            </w:r>
            <w:r w:rsidR="007D081B">
              <w:rPr>
                <w:rFonts w:asciiTheme="minorHAnsi" w:eastAsiaTheme="minorEastAsia" w:hAnsiTheme="minorHAnsi" w:cstheme="minorBidi"/>
                <w:noProof/>
                <w:sz w:val="22"/>
                <w:szCs w:val="22"/>
              </w:rPr>
              <w:tab/>
            </w:r>
            <w:r w:rsidR="007D081B" w:rsidRPr="008D7D75">
              <w:rPr>
                <w:rStyle w:val="Hyperlink"/>
                <w:noProof/>
              </w:rPr>
              <w:t>Direct Kafka Interface</w:t>
            </w:r>
            <w:r w:rsidR="007D081B">
              <w:rPr>
                <w:noProof/>
                <w:webHidden/>
              </w:rPr>
              <w:tab/>
            </w:r>
            <w:r w:rsidR="007D081B">
              <w:rPr>
                <w:noProof/>
                <w:webHidden/>
              </w:rPr>
              <w:fldChar w:fldCharType="begin"/>
            </w:r>
            <w:r w:rsidR="007D081B">
              <w:rPr>
                <w:noProof/>
                <w:webHidden/>
              </w:rPr>
              <w:instrText xml:space="preserve"> PAGEREF _Toc181345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34B9C1B3" w14:textId="315DE3EF" w:rsidR="007D081B" w:rsidRDefault="006A4895">
          <w:pPr>
            <w:pStyle w:val="TOC3"/>
            <w:tabs>
              <w:tab w:val="left" w:pos="1440"/>
              <w:tab w:val="right" w:leader="dot" w:pos="9350"/>
            </w:tabs>
            <w:rPr>
              <w:rFonts w:asciiTheme="minorHAnsi" w:eastAsiaTheme="minorEastAsia" w:hAnsiTheme="minorHAnsi" w:cstheme="minorBidi"/>
              <w:noProof/>
              <w:sz w:val="22"/>
              <w:szCs w:val="22"/>
            </w:rPr>
          </w:pPr>
          <w:hyperlink w:anchor="_Toc181346" w:history="1">
            <w:r w:rsidR="007D081B" w:rsidRPr="008D7D75">
              <w:rPr>
                <w:rStyle w:val="Hyperlink"/>
                <w:noProof/>
              </w:rPr>
              <w:t>8.3.2</w:t>
            </w:r>
            <w:r w:rsidR="007D081B">
              <w:rPr>
                <w:rFonts w:asciiTheme="minorHAnsi" w:eastAsiaTheme="minorEastAsia" w:hAnsiTheme="minorHAnsi" w:cstheme="minorBidi"/>
                <w:noProof/>
                <w:sz w:val="22"/>
                <w:szCs w:val="22"/>
              </w:rPr>
              <w:tab/>
            </w:r>
            <w:r w:rsidR="007D081B" w:rsidRPr="008D7D75">
              <w:rPr>
                <w:rStyle w:val="Hyperlink"/>
                <w:noProof/>
              </w:rPr>
              <w:t>ODE Output Schema Reference</w:t>
            </w:r>
            <w:r w:rsidR="007D081B">
              <w:rPr>
                <w:noProof/>
                <w:webHidden/>
              </w:rPr>
              <w:tab/>
            </w:r>
            <w:r w:rsidR="007D081B">
              <w:rPr>
                <w:noProof/>
                <w:webHidden/>
              </w:rPr>
              <w:fldChar w:fldCharType="begin"/>
            </w:r>
            <w:r w:rsidR="007D081B">
              <w:rPr>
                <w:noProof/>
                <w:webHidden/>
              </w:rPr>
              <w:instrText xml:space="preserve"> PAGEREF _Toc181346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548BBA1" w14:textId="11A25856" w:rsidR="007D081B" w:rsidRDefault="006A4895">
          <w:pPr>
            <w:pStyle w:val="TOC1"/>
            <w:tabs>
              <w:tab w:val="left" w:pos="480"/>
              <w:tab w:val="right" w:leader="dot" w:pos="9350"/>
            </w:tabs>
            <w:rPr>
              <w:noProof/>
              <w:lang w:eastAsia="en-US"/>
            </w:rPr>
          </w:pPr>
          <w:hyperlink w:anchor="_Toc181347" w:history="1">
            <w:r w:rsidR="007D081B" w:rsidRPr="008D7D75">
              <w:rPr>
                <w:rStyle w:val="Hyperlink"/>
                <w:noProof/>
              </w:rPr>
              <w:t>9</w:t>
            </w:r>
            <w:r w:rsidR="007D081B">
              <w:rPr>
                <w:noProof/>
                <w:lang w:eastAsia="en-US"/>
              </w:rPr>
              <w:tab/>
            </w:r>
            <w:r w:rsidR="007D081B" w:rsidRPr="008D7D75">
              <w:rPr>
                <w:rStyle w:val="Hyperlink"/>
                <w:noProof/>
              </w:rPr>
              <w:t>References</w:t>
            </w:r>
            <w:r w:rsidR="007D081B">
              <w:rPr>
                <w:noProof/>
                <w:webHidden/>
              </w:rPr>
              <w:tab/>
            </w:r>
            <w:r w:rsidR="007D081B">
              <w:rPr>
                <w:noProof/>
                <w:webHidden/>
              </w:rPr>
              <w:fldChar w:fldCharType="begin"/>
            </w:r>
            <w:r w:rsidR="007D081B">
              <w:rPr>
                <w:noProof/>
                <w:webHidden/>
              </w:rPr>
              <w:instrText xml:space="preserve"> PAGEREF _Toc181347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779BBBDA" w14:textId="2EB5202D"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1" w:name="_Toc464836201"/>
      <w:bookmarkStart w:id="2" w:name="_Toc181285"/>
      <w:r w:rsidRPr="0027246B">
        <w:t>V</w:t>
      </w:r>
      <w:r w:rsidR="00CE5487">
        <w:t>ersion History</w:t>
      </w:r>
      <w:bookmarkEnd w:id="1"/>
      <w:bookmarkEnd w:id="2"/>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rsuUsername and rsuPassword </w:t>
            </w:r>
            <w:r w:rsidR="00BD1C19">
              <w:rPr>
                <w:sz w:val="20"/>
                <w:szCs w:val="20"/>
              </w:rPr>
              <w:t>properties</w:t>
            </w:r>
          </w:p>
        </w:tc>
      </w:tr>
      <w:tr w:rsidR="007D081B" w14:paraId="58EF349B" w14:textId="77777777" w:rsidTr="00832DFA">
        <w:trPr>
          <w:trHeight w:val="330"/>
          <w:ins w:id="3" w:author="Musavi, Hamid [USA]" w:date="2019-02-04T14:00:00Z"/>
        </w:trPr>
        <w:tc>
          <w:tcPr>
            <w:cnfStyle w:val="001000000000" w:firstRow="0" w:lastRow="0" w:firstColumn="1" w:lastColumn="0" w:oddVBand="0" w:evenVBand="0" w:oddHBand="0" w:evenHBand="0" w:firstRowFirstColumn="0" w:firstRowLastColumn="0" w:lastRowFirstColumn="0" w:lastRowLastColumn="0"/>
            <w:tcW w:w="1160" w:type="dxa"/>
          </w:tcPr>
          <w:p w14:paraId="55B96B90" w14:textId="666CCD8F" w:rsidR="007D081B" w:rsidRDefault="007D081B" w:rsidP="00832DFA">
            <w:pPr>
              <w:pStyle w:val="NormalArial11"/>
              <w:rPr>
                <w:ins w:id="4" w:author="Musavi, Hamid [USA]" w:date="2019-02-04T14:00:00Z"/>
                <w:sz w:val="20"/>
                <w:szCs w:val="20"/>
              </w:rPr>
            </w:pPr>
            <w:ins w:id="5" w:author="Musavi, Hamid [USA]" w:date="2019-02-04T14:00:00Z">
              <w:r>
                <w:rPr>
                  <w:sz w:val="20"/>
                  <w:szCs w:val="20"/>
                </w:rPr>
                <w:t>0.16</w:t>
              </w:r>
            </w:ins>
          </w:p>
        </w:tc>
        <w:tc>
          <w:tcPr>
            <w:tcW w:w="1820" w:type="dxa"/>
          </w:tcPr>
          <w:p w14:paraId="45605E9C" w14:textId="02E3E3FB" w:rsidR="007D081B" w:rsidRDefault="007D081B" w:rsidP="00832DFA">
            <w:pPr>
              <w:pStyle w:val="NormalArial11"/>
              <w:jc w:val="left"/>
              <w:cnfStyle w:val="000000000000" w:firstRow="0" w:lastRow="0" w:firstColumn="0" w:lastColumn="0" w:oddVBand="0" w:evenVBand="0" w:oddHBand="0" w:evenHBand="0" w:firstRowFirstColumn="0" w:firstRowLastColumn="0" w:lastRowFirstColumn="0" w:lastRowLastColumn="0"/>
              <w:rPr>
                <w:ins w:id="6" w:author="Musavi, Hamid [USA]" w:date="2019-02-04T14:00:00Z"/>
                <w:sz w:val="20"/>
                <w:szCs w:val="20"/>
              </w:rPr>
            </w:pPr>
            <w:ins w:id="7" w:author="Musavi, Hamid [USA]" w:date="2019-02-04T14:00:00Z">
              <w:r>
                <w:rPr>
                  <w:sz w:val="20"/>
                  <w:szCs w:val="20"/>
                </w:rPr>
                <w:t>ODE Team</w:t>
              </w:r>
            </w:ins>
          </w:p>
        </w:tc>
        <w:tc>
          <w:tcPr>
            <w:tcW w:w="1529" w:type="dxa"/>
          </w:tcPr>
          <w:p w14:paraId="1D1A64B6" w14:textId="1AAAAC0F" w:rsidR="007D081B" w:rsidRDefault="007D081B" w:rsidP="00832DFA">
            <w:pPr>
              <w:pStyle w:val="NormalArial11"/>
              <w:cnfStyle w:val="000000000000" w:firstRow="0" w:lastRow="0" w:firstColumn="0" w:lastColumn="0" w:oddVBand="0" w:evenVBand="0" w:oddHBand="0" w:evenHBand="0" w:firstRowFirstColumn="0" w:firstRowLastColumn="0" w:lastRowFirstColumn="0" w:lastRowLastColumn="0"/>
              <w:rPr>
                <w:ins w:id="8" w:author="Musavi, Hamid [USA]" w:date="2019-02-04T14:00:00Z"/>
                <w:sz w:val="20"/>
                <w:szCs w:val="20"/>
              </w:rPr>
            </w:pPr>
            <w:ins w:id="9" w:author="Musavi, Hamid [USA]" w:date="2019-02-04T14:00:00Z">
              <w:r>
                <w:rPr>
                  <w:sz w:val="20"/>
                  <w:szCs w:val="20"/>
                </w:rPr>
                <w:t>2/4/2019</w:t>
              </w:r>
            </w:ins>
          </w:p>
        </w:tc>
        <w:tc>
          <w:tcPr>
            <w:tcW w:w="4841" w:type="dxa"/>
          </w:tcPr>
          <w:p w14:paraId="18964C06" w14:textId="0E47F174" w:rsidR="007D081B" w:rsidRDefault="007D081B" w:rsidP="00514A2A">
            <w:pPr>
              <w:pStyle w:val="NormalArial11"/>
              <w:cnfStyle w:val="000000000000" w:firstRow="0" w:lastRow="0" w:firstColumn="0" w:lastColumn="0" w:oddVBand="0" w:evenVBand="0" w:oddHBand="0" w:evenHBand="0" w:firstRowFirstColumn="0" w:firstRowLastColumn="0" w:lastRowFirstColumn="0" w:lastRowLastColumn="0"/>
              <w:rPr>
                <w:ins w:id="10" w:author="Musavi, Hamid [USA]" w:date="2019-02-04T14:00:00Z"/>
                <w:sz w:val="20"/>
                <w:szCs w:val="20"/>
              </w:rPr>
            </w:pPr>
            <w:ins w:id="11" w:author="Musavi, Hamid [USA]" w:date="2019-02-04T14:00:00Z">
              <w:r>
                <w:rPr>
                  <w:sz w:val="20"/>
                  <w:szCs w:val="20"/>
                </w:rPr>
                <w:t>Removed deprecated properties. Added ode.kafkaDisabledTopics</w:t>
              </w:r>
            </w:ins>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2" w:name="_Toc464836202"/>
      <w:bookmarkStart w:id="13" w:name="_Toc181286"/>
      <w:r w:rsidRPr="00314B85">
        <w:t>Introduction</w:t>
      </w:r>
      <w:bookmarkEnd w:id="12"/>
      <w:bookmarkEnd w:id="1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4" w:name="_Toc181287"/>
      <w:r>
        <w:t xml:space="preserve">Project </w:t>
      </w:r>
      <w:r w:rsidR="00F65242">
        <w:t>Overview</w:t>
      </w:r>
      <w:bookmarkEnd w:id="1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5" w:name="_Toc181288"/>
      <w:r>
        <w:t xml:space="preserve">System </w:t>
      </w:r>
      <w:r w:rsidR="00D83260">
        <w:t>Overview</w:t>
      </w:r>
      <w:bookmarkEnd w:id="1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16" w:name="_Ref470259075"/>
      <w:bookmarkStart w:id="17"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16"/>
      <w:r>
        <w:t xml:space="preserve"> - ODE System Data Producers and Consumers</w:t>
      </w:r>
      <w:bookmarkEnd w:id="1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8" w:name="_Toc462052213"/>
      <w:bookmarkStart w:id="19" w:name="_Toc181289"/>
      <w:r w:rsidRPr="00116242">
        <w:t>Audience</w:t>
      </w:r>
      <w:bookmarkEnd w:id="18"/>
      <w:bookmarkEnd w:id="1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0" w:name="_Toc462052214"/>
      <w:bookmarkStart w:id="21" w:name="_Toc181290"/>
      <w:r w:rsidRPr="00116242">
        <w:t>Glossary</w:t>
      </w:r>
      <w:bookmarkEnd w:id="20"/>
      <w:bookmarkEnd w:id="2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End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2" w:name="_Toc462052215"/>
      <w:bookmarkStart w:id="23" w:name="_Toc181291"/>
      <w:r>
        <w:t xml:space="preserve">ODE </w:t>
      </w:r>
      <w:r w:rsidRPr="008F6528">
        <w:t>DEVELOPMENT ENVIRONMENT</w:t>
      </w:r>
      <w:bookmarkEnd w:id="22"/>
      <w:bookmarkEnd w:id="23"/>
    </w:p>
    <w:p w14:paraId="667C5AFA" w14:textId="52EF58AC" w:rsidR="00C26C45" w:rsidRPr="006222B8" w:rsidRDefault="00C26C45" w:rsidP="00C26C45">
      <w:pPr>
        <w:pStyle w:val="Heading2"/>
      </w:pPr>
      <w:bookmarkStart w:id="24" w:name="_Toc462052216"/>
      <w:bookmarkStart w:id="25" w:name="_Toc181292"/>
      <w:r>
        <w:t>J</w:t>
      </w:r>
      <w:r w:rsidRPr="002F7470">
        <w:t>ava Development Tools</w:t>
      </w:r>
      <w:bookmarkEnd w:id="24"/>
      <w:bookmarkEnd w:id="2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6" w:name="_Toc462052217"/>
      <w:bookmarkStart w:id="27" w:name="_Toc181293"/>
      <w:r w:rsidRPr="00176E93">
        <w:t>Java</w:t>
      </w:r>
      <w:bookmarkEnd w:id="26"/>
      <w:bookmarkEnd w:id="27"/>
    </w:p>
    <w:p w14:paraId="6875E589" w14:textId="77777777" w:rsidR="00C26C45" w:rsidRDefault="00C26C45" w:rsidP="00C26C45">
      <w:r>
        <w:t>Install Java Development Kit (JDK) 1.8</w:t>
      </w:r>
    </w:p>
    <w:p w14:paraId="0DF3A6FE" w14:textId="77777777" w:rsidR="00C26C45" w:rsidRDefault="006A4895"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8" w:name="_Toc462052218"/>
      <w:bookmarkStart w:id="29" w:name="_Toc181294"/>
      <w:r w:rsidRPr="00176E93">
        <w:t>Eclipse IDE</w:t>
      </w:r>
      <w:bookmarkEnd w:id="28"/>
      <w:bookmarkEnd w:id="29"/>
    </w:p>
    <w:p w14:paraId="3684579F" w14:textId="77777777" w:rsidR="00C26C45" w:rsidRDefault="00C26C45" w:rsidP="00C26C45">
      <w:r>
        <w:t xml:space="preserve">Download and install Eclipse. </w:t>
      </w:r>
    </w:p>
    <w:p w14:paraId="0E222FCE" w14:textId="77777777" w:rsidR="00C26C45" w:rsidRDefault="006A4895"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0" w:name="_Toc462052219"/>
      <w:bookmarkStart w:id="31" w:name="_Toc181295"/>
      <w:r>
        <w:t>M</w:t>
      </w:r>
      <w:r w:rsidRPr="00176E93">
        <w:t>aven</w:t>
      </w:r>
      <w:bookmarkEnd w:id="30"/>
      <w:bookmarkEnd w:id="3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2" w:name="_Toc462052236"/>
      <w:bookmarkStart w:id="33" w:name="_Toc181296"/>
      <w:r>
        <w:t>Git</w:t>
      </w:r>
      <w:r w:rsidR="00C26C45" w:rsidRPr="00D76B4F">
        <w:t xml:space="preserve"> Version Control</w:t>
      </w:r>
      <w:bookmarkEnd w:id="32"/>
      <w:bookmarkEnd w:id="3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4" w:name="_Toc462052238"/>
      <w:bookmarkStart w:id="35" w:name="_Toc181297"/>
      <w:r w:rsidRPr="003213A4">
        <w:t>Build</w:t>
      </w:r>
      <w:r w:rsidR="00ED0E13">
        <w:t>ing</w:t>
      </w:r>
      <w:r w:rsidRPr="003213A4">
        <w:t xml:space="preserve"> </w:t>
      </w:r>
      <w:bookmarkEnd w:id="34"/>
      <w:r w:rsidR="00C110E9">
        <w:t xml:space="preserve">ODE </w:t>
      </w:r>
      <w:r w:rsidR="00ED0E13">
        <w:t>Software Artifacts</w:t>
      </w:r>
      <w:bookmarkEnd w:id="3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6A4895"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6A4895"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36" w:name="_Toc181298"/>
      <w:r>
        <w:t xml:space="preserve">Open-Source </w:t>
      </w:r>
      <w:r w:rsidR="007038D0">
        <w:t>Repository</w:t>
      </w:r>
      <w:bookmarkEnd w:id="3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sn1_codec: this component is a standalone module able to subscribing to encoded</w:t>
      </w:r>
      <w:r>
        <w:t xml:space="preserve"> </w:t>
      </w:r>
      <w:r w:rsidR="00395137">
        <w:t>ASN.1 messages and pub</w:t>
      </w:r>
      <w:r>
        <w:t>lishing decoded data.</w:t>
      </w:r>
      <w:r w:rsidR="00395137">
        <w:t xml:space="preserve"> </w:t>
      </w:r>
      <w:r>
        <w:t>The component is also capable of 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37" w:name="_Toc462052239"/>
      <w:bookmarkStart w:id="38" w:name="_Ref471486364"/>
      <w:bookmarkStart w:id="39" w:name="_Ref471486373"/>
      <w:bookmarkStart w:id="40" w:name="_Toc181299"/>
      <w:bookmarkStart w:id="41" w:name="_Toc462052247"/>
      <w:r>
        <w:t xml:space="preserve">ASN.1 </w:t>
      </w:r>
      <w:r w:rsidRPr="003213A4">
        <w:t>Java API</w:t>
      </w:r>
      <w:bookmarkEnd w:id="37"/>
      <w:bookmarkEnd w:id="38"/>
      <w:bookmarkEnd w:id="39"/>
      <w:bookmarkEnd w:id="40"/>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42" w:name="_Toc462052243"/>
      <w:bookmarkStart w:id="43" w:name="_Toc181300"/>
      <w:r w:rsidRPr="00211532">
        <w:t>Build</w:t>
      </w:r>
      <w:r w:rsidR="00671FAC">
        <w:t xml:space="preserve"> and Deploy</w:t>
      </w:r>
      <w:r w:rsidRPr="00211532">
        <w:t xml:space="preserve"> Procedure</w:t>
      </w:r>
      <w:bookmarkEnd w:id="42"/>
      <w:bookmarkEnd w:id="43"/>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44" w:name="_Toc462052259"/>
      <w:bookmarkStart w:id="45" w:name="_Ref489003471"/>
      <w:bookmarkStart w:id="46" w:name="_Toc181301"/>
      <w:bookmarkEnd w:id="41"/>
      <w:r>
        <w:t xml:space="preserve">ODE </w:t>
      </w:r>
      <w:bookmarkEnd w:id="44"/>
      <w:r>
        <w:t>Application Properties</w:t>
      </w:r>
      <w:bookmarkEnd w:id="45"/>
      <w:bookmarkEnd w:id="4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7"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47"/>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rsidDel="008028F2" w14:paraId="03F2CF1C" w14:textId="41CD9ACB" w:rsidTr="002F74C6">
        <w:trPr>
          <w:trHeight w:val="197"/>
          <w:del w:id="48" w:author="Musavi, Hamid [USA]" w:date="2019-02-04T13:51:00Z"/>
        </w:trPr>
        <w:tc>
          <w:tcPr>
            <w:cnfStyle w:val="001000000000" w:firstRow="0" w:lastRow="0" w:firstColumn="1" w:lastColumn="0" w:oddVBand="0" w:evenVBand="0" w:oddHBand="0" w:evenHBand="0" w:firstRowFirstColumn="0" w:firstRowLastColumn="0" w:lastRowFirstColumn="0" w:lastRowLastColumn="0"/>
            <w:tcW w:w="3775" w:type="dxa"/>
          </w:tcPr>
          <w:p w14:paraId="1084B62B" w14:textId="1F30174C" w:rsidR="00EC26F5" w:rsidRPr="00A811FA" w:rsidDel="008028F2" w:rsidRDefault="00EC26F5" w:rsidP="00EC26F5">
            <w:pPr>
              <w:rPr>
                <w:del w:id="49" w:author="Musavi, Hamid [USA]" w:date="2019-02-04T13:51:00Z"/>
                <w:rFonts w:cstheme="minorHAnsi"/>
                <w:b w:val="0"/>
              </w:rPr>
            </w:pPr>
            <w:del w:id="50" w:author="Musavi, Hamid [USA]" w:date="2019-02-04T13:51:00Z">
              <w:r w:rsidRPr="00A811FA" w:rsidDel="008028F2">
                <w:rPr>
                  <w:rFonts w:cstheme="minorHAnsi"/>
                </w:rPr>
                <w:delText>ode.sdcIp</w:delText>
              </w:r>
            </w:del>
          </w:p>
        </w:tc>
        <w:tc>
          <w:tcPr>
            <w:tcW w:w="3330" w:type="dxa"/>
          </w:tcPr>
          <w:p w14:paraId="4E4D5946" w14:textId="300E041A"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51" w:author="Musavi, Hamid [USA]" w:date="2019-02-04T13:51:00Z"/>
                <w:rFonts w:cstheme="minorHAnsi"/>
              </w:rPr>
            </w:pPr>
            <w:del w:id="52" w:author="Musavi, Hamid [USA]" w:date="2019-02-04T13:51:00Z">
              <w:r w:rsidRPr="00A811FA" w:rsidDel="008028F2">
                <w:rPr>
                  <w:rFonts w:cstheme="minorHAnsi"/>
                </w:rPr>
                <w:delText>104.130.170.234</w:delText>
              </w:r>
            </w:del>
          </w:p>
        </w:tc>
        <w:tc>
          <w:tcPr>
            <w:tcW w:w="1170" w:type="dxa"/>
          </w:tcPr>
          <w:p w14:paraId="0866C17A" w14:textId="24C01E15" w:rsidR="00EC26F5" w:rsidRPr="00A811FA"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53" w:author="Musavi, Hamid [USA]" w:date="2019-02-04T13:51:00Z"/>
                <w:rFonts w:cstheme="minorHAnsi"/>
              </w:rPr>
            </w:pPr>
          </w:p>
        </w:tc>
        <w:tc>
          <w:tcPr>
            <w:tcW w:w="4770" w:type="dxa"/>
          </w:tcPr>
          <w:p w14:paraId="69192023" w14:textId="5F39A722"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54" w:author="Musavi, Hamid [USA]" w:date="2019-02-04T13:51:00Z"/>
                <w:rFonts w:cstheme="minorHAnsi"/>
              </w:rPr>
            </w:pPr>
            <w:del w:id="55" w:author="Musavi, Hamid [USA]" w:date="2019-02-04T13:51:00Z">
              <w:r w:rsidRPr="00A811FA" w:rsidDel="008028F2">
                <w:rPr>
                  <w:rFonts w:cstheme="minorHAnsi"/>
                </w:rPr>
                <w:delText>IPv4 address of SDC</w:delText>
              </w:r>
            </w:del>
          </w:p>
        </w:tc>
      </w:tr>
      <w:tr w:rsidR="00EC26F5" w:rsidRPr="00B900E1" w:rsidDel="008028F2" w14:paraId="6359C34D" w14:textId="56683EB6" w:rsidTr="002F74C6">
        <w:trPr>
          <w:cnfStyle w:val="000000100000" w:firstRow="0" w:lastRow="0" w:firstColumn="0" w:lastColumn="0" w:oddVBand="0" w:evenVBand="0" w:oddHBand="1" w:evenHBand="0" w:firstRowFirstColumn="0" w:firstRowLastColumn="0" w:lastRowFirstColumn="0" w:lastRowLastColumn="0"/>
          <w:trHeight w:val="197"/>
          <w:del w:id="56" w:author="Musavi, Hamid [USA]" w:date="2019-02-04T13:51:00Z"/>
        </w:trPr>
        <w:tc>
          <w:tcPr>
            <w:cnfStyle w:val="001000000000" w:firstRow="0" w:lastRow="0" w:firstColumn="1" w:lastColumn="0" w:oddVBand="0" w:evenVBand="0" w:oddHBand="0" w:evenHBand="0" w:firstRowFirstColumn="0" w:firstRowLastColumn="0" w:lastRowFirstColumn="0" w:lastRowLastColumn="0"/>
            <w:tcW w:w="3775" w:type="dxa"/>
          </w:tcPr>
          <w:p w14:paraId="15002A55" w14:textId="4113E8D8" w:rsidR="00EC26F5" w:rsidRPr="00A811FA" w:rsidDel="008028F2" w:rsidRDefault="00EC26F5" w:rsidP="00EC26F5">
            <w:pPr>
              <w:rPr>
                <w:del w:id="57" w:author="Musavi, Hamid [USA]" w:date="2019-02-04T13:51:00Z"/>
                <w:rFonts w:cstheme="minorHAnsi"/>
                <w:b w:val="0"/>
              </w:rPr>
            </w:pPr>
            <w:del w:id="58" w:author="Musavi, Hamid [USA]" w:date="2019-02-04T13:51:00Z">
              <w:r w:rsidRPr="00A811FA" w:rsidDel="008028F2">
                <w:rPr>
                  <w:rFonts w:cstheme="minorHAnsi"/>
                </w:rPr>
                <w:delText>ode.sdcPort</w:delText>
              </w:r>
            </w:del>
          </w:p>
        </w:tc>
        <w:tc>
          <w:tcPr>
            <w:tcW w:w="3330" w:type="dxa"/>
          </w:tcPr>
          <w:p w14:paraId="4264CB75" w14:textId="15F56EE6"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59" w:author="Musavi, Hamid [USA]" w:date="2019-02-04T13:51:00Z"/>
                <w:rFonts w:cstheme="minorHAnsi"/>
              </w:rPr>
            </w:pPr>
            <w:del w:id="60" w:author="Musavi, Hamid [USA]" w:date="2019-02-04T13:51:00Z">
              <w:r w:rsidRPr="00A811FA" w:rsidDel="008028F2">
                <w:rPr>
                  <w:rFonts w:cstheme="minorHAnsi"/>
                </w:rPr>
                <w:delText>46753</w:delText>
              </w:r>
            </w:del>
          </w:p>
        </w:tc>
        <w:tc>
          <w:tcPr>
            <w:tcW w:w="1170" w:type="dxa"/>
          </w:tcPr>
          <w:p w14:paraId="2FDE1368" w14:textId="03AC1A5E" w:rsidR="00EC26F5" w:rsidRPr="00A811FA"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61" w:author="Musavi, Hamid [USA]" w:date="2019-02-04T13:51:00Z"/>
                <w:rFonts w:cstheme="minorHAnsi"/>
              </w:rPr>
            </w:pPr>
          </w:p>
        </w:tc>
        <w:tc>
          <w:tcPr>
            <w:tcW w:w="4770" w:type="dxa"/>
          </w:tcPr>
          <w:p w14:paraId="759B56B1" w14:textId="42DA93E3"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62" w:author="Musavi, Hamid [USA]" w:date="2019-02-04T13:51:00Z"/>
                <w:rFonts w:cstheme="minorHAnsi"/>
              </w:rPr>
            </w:pPr>
            <w:del w:id="63" w:author="Musavi, Hamid [USA]" w:date="2019-02-04T13:51:00Z">
              <w:r w:rsidRPr="00A811FA" w:rsidDel="008028F2">
                <w:rPr>
                  <w:rFonts w:cstheme="minorHAnsi"/>
                </w:rPr>
                <w:delText>Destination port of SDC</w:delText>
              </w:r>
            </w:del>
          </w:p>
        </w:tc>
      </w:tr>
      <w:tr w:rsidR="00EC26F5" w:rsidRPr="00B900E1" w:rsidDel="008028F2" w14:paraId="14B0454D" w14:textId="394E468C" w:rsidTr="002F74C6">
        <w:trPr>
          <w:trHeight w:val="197"/>
          <w:del w:id="64" w:author="Musavi, Hamid [USA]" w:date="2019-02-04T13:51:00Z"/>
        </w:trPr>
        <w:tc>
          <w:tcPr>
            <w:cnfStyle w:val="001000000000" w:firstRow="0" w:lastRow="0" w:firstColumn="1" w:lastColumn="0" w:oddVBand="0" w:evenVBand="0" w:oddHBand="0" w:evenHBand="0" w:firstRowFirstColumn="0" w:firstRowLastColumn="0" w:lastRowFirstColumn="0" w:lastRowLastColumn="0"/>
            <w:tcW w:w="3775" w:type="dxa"/>
          </w:tcPr>
          <w:p w14:paraId="05A65CAF" w14:textId="7BDB26BC" w:rsidR="00EC26F5" w:rsidRPr="00A811FA" w:rsidDel="008028F2" w:rsidRDefault="00EC26F5" w:rsidP="00EC26F5">
            <w:pPr>
              <w:rPr>
                <w:del w:id="65" w:author="Musavi, Hamid [USA]" w:date="2019-02-04T13:51:00Z"/>
                <w:rFonts w:cstheme="minorHAnsi"/>
                <w:b w:val="0"/>
              </w:rPr>
            </w:pPr>
            <w:del w:id="66" w:author="Musavi, Hamid [USA]" w:date="2019-02-04T13:51:00Z">
              <w:r w:rsidRPr="00A811FA" w:rsidDel="008028F2">
                <w:rPr>
                  <w:rFonts w:cstheme="minorHAnsi"/>
                </w:rPr>
                <w:delText>ode.bsmReceiverPort</w:delText>
              </w:r>
            </w:del>
          </w:p>
        </w:tc>
        <w:tc>
          <w:tcPr>
            <w:tcW w:w="3330" w:type="dxa"/>
          </w:tcPr>
          <w:p w14:paraId="5A3E54C7" w14:textId="78D01CD9"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67" w:author="Musavi, Hamid [USA]" w:date="2019-02-04T13:51:00Z"/>
                <w:rFonts w:cstheme="minorHAnsi"/>
              </w:rPr>
            </w:pPr>
            <w:del w:id="68" w:author="Musavi, Hamid [USA]" w:date="2019-02-04T13:51:00Z">
              <w:r w:rsidRPr="00A811FA" w:rsidDel="008028F2">
                <w:rPr>
                  <w:rFonts w:cstheme="minorHAnsi"/>
                </w:rPr>
                <w:delText>46800</w:delText>
              </w:r>
            </w:del>
          </w:p>
        </w:tc>
        <w:tc>
          <w:tcPr>
            <w:tcW w:w="1170" w:type="dxa"/>
          </w:tcPr>
          <w:p w14:paraId="244740C5" w14:textId="62EFB035" w:rsidR="00EC26F5" w:rsidRPr="00A811FA"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69" w:author="Musavi, Hamid [USA]" w:date="2019-02-04T13:51:00Z"/>
                <w:rFonts w:cstheme="minorHAnsi"/>
              </w:rPr>
            </w:pPr>
          </w:p>
        </w:tc>
        <w:tc>
          <w:tcPr>
            <w:tcW w:w="4770" w:type="dxa"/>
          </w:tcPr>
          <w:p w14:paraId="5C8C7D50" w14:textId="7F6AA524"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70" w:author="Musavi, Hamid [USA]" w:date="2019-02-04T13:51:00Z"/>
                <w:rFonts w:cstheme="minorHAnsi"/>
              </w:rPr>
            </w:pPr>
            <w:del w:id="71" w:author="Musavi, Hamid [USA]" w:date="2019-02-04T13:51:00Z">
              <w:r w:rsidDel="008028F2">
                <w:rPr>
                  <w:rFonts w:cstheme="minorHAnsi"/>
                </w:rPr>
                <w:delText>The UDP port that ODE will use to listen to BSM messages.</w:delText>
              </w:r>
            </w:del>
          </w:p>
        </w:tc>
      </w:tr>
      <w:tr w:rsidR="00EC26F5" w:rsidRPr="00B900E1" w:rsidDel="008028F2" w14:paraId="6639931F" w14:textId="19991B00" w:rsidTr="002F74C6">
        <w:trPr>
          <w:cnfStyle w:val="000000100000" w:firstRow="0" w:lastRow="0" w:firstColumn="0" w:lastColumn="0" w:oddVBand="0" w:evenVBand="0" w:oddHBand="1" w:evenHBand="0" w:firstRowFirstColumn="0" w:firstRowLastColumn="0" w:lastRowFirstColumn="0" w:lastRowLastColumn="0"/>
          <w:trHeight w:val="197"/>
          <w:del w:id="72" w:author="Musavi, Hamid [USA]" w:date="2019-02-04T13:51:00Z"/>
        </w:trPr>
        <w:tc>
          <w:tcPr>
            <w:cnfStyle w:val="001000000000" w:firstRow="0" w:lastRow="0" w:firstColumn="1" w:lastColumn="0" w:oddVBand="0" w:evenVBand="0" w:oddHBand="0" w:evenHBand="0" w:firstRowFirstColumn="0" w:firstRowLastColumn="0" w:lastRowFirstColumn="0" w:lastRowLastColumn="0"/>
            <w:tcW w:w="3775" w:type="dxa"/>
          </w:tcPr>
          <w:p w14:paraId="495F4947" w14:textId="7C01763C" w:rsidR="00EC26F5" w:rsidRPr="00A811FA" w:rsidDel="008028F2" w:rsidRDefault="00EC26F5" w:rsidP="00EC26F5">
            <w:pPr>
              <w:rPr>
                <w:del w:id="73" w:author="Musavi, Hamid [USA]" w:date="2019-02-04T13:51:00Z"/>
                <w:rFonts w:cstheme="minorHAnsi"/>
                <w:b w:val="0"/>
              </w:rPr>
            </w:pPr>
            <w:del w:id="74" w:author="Musavi, Hamid [USA]" w:date="2019-02-04T13:51:00Z">
              <w:r w:rsidRPr="00A811FA" w:rsidDel="008028F2">
                <w:rPr>
                  <w:rFonts w:cstheme="minorHAnsi"/>
                </w:rPr>
                <w:delText>ode.bsmBufferSize</w:delText>
              </w:r>
            </w:del>
          </w:p>
        </w:tc>
        <w:tc>
          <w:tcPr>
            <w:tcW w:w="3330" w:type="dxa"/>
          </w:tcPr>
          <w:p w14:paraId="678B0C5F" w14:textId="2E5B5C45"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75" w:author="Musavi, Hamid [USA]" w:date="2019-02-04T13:51:00Z"/>
                <w:rFonts w:cstheme="minorHAnsi"/>
              </w:rPr>
            </w:pPr>
            <w:del w:id="76" w:author="Musavi, Hamid [USA]" w:date="2019-02-04T13:51:00Z">
              <w:r w:rsidRPr="00A811FA" w:rsidDel="008028F2">
                <w:rPr>
                  <w:rFonts w:cstheme="minorHAnsi"/>
                </w:rPr>
                <w:delText>500</w:delText>
              </w:r>
            </w:del>
          </w:p>
        </w:tc>
        <w:tc>
          <w:tcPr>
            <w:tcW w:w="1170" w:type="dxa"/>
          </w:tcPr>
          <w:p w14:paraId="5C6681B6" w14:textId="01EF8A8D" w:rsidR="00EC26F5" w:rsidRPr="00A811FA"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77" w:author="Musavi, Hamid [USA]" w:date="2019-02-04T13:51:00Z"/>
                <w:rFonts w:cstheme="minorHAnsi"/>
              </w:rPr>
            </w:pPr>
          </w:p>
        </w:tc>
        <w:tc>
          <w:tcPr>
            <w:tcW w:w="4770" w:type="dxa"/>
          </w:tcPr>
          <w:p w14:paraId="638AFDDA" w14:textId="1D9FE176"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78" w:author="Musavi, Hamid [USA]" w:date="2019-02-04T13:51:00Z"/>
                <w:rFonts w:cstheme="minorHAnsi"/>
              </w:rPr>
            </w:pPr>
            <w:del w:id="79" w:author="Musavi, Hamid [USA]" w:date="2019-02-04T13:51:00Z">
              <w:r w:rsidDel="008028F2">
                <w:rPr>
                  <w:rFonts w:cstheme="minorHAnsi"/>
                </w:rPr>
                <w:delText>Size of the buffer allocated for receiving BSM messages through UDP interface</w:delText>
              </w:r>
            </w:del>
          </w:p>
        </w:tc>
      </w:tr>
      <w:tr w:rsidR="00EC26F5" w:rsidRPr="00B900E1" w:rsidDel="008028F2" w14:paraId="036E255C" w14:textId="09DCA71E" w:rsidTr="002F74C6">
        <w:trPr>
          <w:trHeight w:val="224"/>
          <w:del w:id="80"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1A7B3A8D" w14:textId="78828223" w:rsidR="00EC26F5" w:rsidRPr="006A5B50" w:rsidDel="008028F2" w:rsidRDefault="00EC26F5" w:rsidP="00EC26F5">
            <w:pPr>
              <w:rPr>
                <w:del w:id="81" w:author="Musavi, Hamid [USA]" w:date="2019-02-04T13:56:00Z"/>
                <w:rFonts w:cstheme="minorHAnsi"/>
              </w:rPr>
            </w:pPr>
            <w:del w:id="82" w:author="Musavi, Hamid [USA]" w:date="2019-02-04T13:56:00Z">
              <w:r w:rsidRPr="00107B4D" w:rsidDel="008028F2">
                <w:rPr>
                  <w:rFonts w:cstheme="minorHAnsi"/>
                </w:rPr>
                <w:delText>ode.</w:delText>
              </w:r>
              <w:r w:rsidRPr="00DE7CA4" w:rsidDel="008028F2">
                <w:delText xml:space="preserve"> </w:delText>
              </w:r>
              <w:r w:rsidRPr="00395DED" w:rsidDel="008028F2">
                <w:rPr>
                  <w:rFonts w:cstheme="minorHAnsi"/>
                </w:rPr>
                <w:delText>kafkaTopicVsdPojo</w:delText>
              </w:r>
            </w:del>
          </w:p>
        </w:tc>
        <w:tc>
          <w:tcPr>
            <w:tcW w:w="3330" w:type="dxa"/>
          </w:tcPr>
          <w:p w14:paraId="0481F889" w14:textId="1B430EE2"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83" w:author="Musavi, Hamid [USA]" w:date="2019-02-04T13:56:00Z"/>
                <w:rFonts w:cstheme="minorHAnsi"/>
              </w:rPr>
            </w:pPr>
            <w:del w:id="84" w:author="Musavi, Hamid [USA]" w:date="2019-02-04T13:56:00Z">
              <w:r w:rsidRPr="00862B1F" w:rsidDel="008028F2">
                <w:rPr>
                  <w:rFonts w:cstheme="minorHAnsi"/>
                </w:rPr>
                <w:delText>AsnVsdPojo</w:delText>
              </w:r>
            </w:del>
          </w:p>
        </w:tc>
        <w:tc>
          <w:tcPr>
            <w:tcW w:w="1170" w:type="dxa"/>
          </w:tcPr>
          <w:p w14:paraId="092853EC" w14:textId="769EBA15" w:rsidR="00EC26F5" w:rsidRPr="00A811FA"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85" w:author="Musavi, Hamid [USA]" w:date="2019-02-04T13:56:00Z"/>
                <w:rFonts w:cstheme="minorHAnsi"/>
              </w:rPr>
            </w:pPr>
          </w:p>
        </w:tc>
        <w:tc>
          <w:tcPr>
            <w:tcW w:w="4770" w:type="dxa"/>
          </w:tcPr>
          <w:p w14:paraId="6B284864" w14:textId="3D3DE08F"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86" w:author="Musavi, Hamid [USA]" w:date="2019-02-04T13:56:00Z"/>
                <w:rFonts w:cstheme="minorHAnsi"/>
              </w:rPr>
            </w:pPr>
            <w:del w:id="87" w:author="Musavi, Hamid [USA]" w:date="2019-02-04T13:56:00Z">
              <w:r w:rsidDel="008028F2">
                <w:rPr>
                  <w:rFonts w:cstheme="minorHAnsi"/>
                </w:rPr>
                <w:delText xml:space="preserve">The topic that contains VSDs if </w:delText>
              </w:r>
              <w:r w:rsidRPr="00340BBE" w:rsidDel="008028F2">
                <w:rPr>
                  <w:rFonts w:cstheme="minorHAnsi"/>
                </w:rPr>
                <w:delText>ode.enabledVsdKafkaTopic</w:delText>
              </w:r>
              <w:r w:rsidDel="008028F2">
                <w:rPr>
                  <w:rFonts w:cstheme="minorHAnsi"/>
                </w:rPr>
                <w:delText xml:space="preserve"> is enabled.</w:delText>
              </w:r>
            </w:del>
          </w:p>
        </w:tc>
      </w:tr>
      <w:tr w:rsidR="00EC26F5" w:rsidRPr="00B900E1" w:rsidDel="008028F2" w14:paraId="2B6BB410" w14:textId="3F58A649" w:rsidTr="00D1028D">
        <w:trPr>
          <w:cnfStyle w:val="000000100000" w:firstRow="0" w:lastRow="0" w:firstColumn="0" w:lastColumn="0" w:oddVBand="0" w:evenVBand="0" w:oddHBand="1" w:evenHBand="0" w:firstRowFirstColumn="0" w:firstRowLastColumn="0" w:lastRowFirstColumn="0" w:lastRowLastColumn="0"/>
          <w:trHeight w:val="224"/>
          <w:del w:id="88"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50755ED5" w14:textId="3D30B376" w:rsidR="00EC26F5" w:rsidRPr="00A811FA" w:rsidDel="008028F2" w:rsidRDefault="00EC26F5" w:rsidP="00EC26F5">
            <w:pPr>
              <w:rPr>
                <w:del w:id="89" w:author="Musavi, Hamid [USA]" w:date="2019-02-04T13:56:00Z"/>
                <w:rFonts w:cstheme="minorHAnsi"/>
                <w:b w:val="0"/>
              </w:rPr>
            </w:pPr>
            <w:del w:id="90" w:author="Musavi, Hamid [USA]" w:date="2019-02-04T13:56:00Z">
              <w:r w:rsidRPr="00A811FA" w:rsidDel="008028F2">
                <w:rPr>
                  <w:rFonts w:cstheme="minorHAnsi"/>
                </w:rPr>
                <w:delText>ode.vsdBufferSize</w:delText>
              </w:r>
            </w:del>
          </w:p>
        </w:tc>
        <w:tc>
          <w:tcPr>
            <w:tcW w:w="3330" w:type="dxa"/>
          </w:tcPr>
          <w:p w14:paraId="41C3DF88" w14:textId="0793FE4B"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91" w:author="Musavi, Hamid [USA]" w:date="2019-02-04T13:56:00Z"/>
                <w:rFonts w:cstheme="minorHAnsi"/>
              </w:rPr>
            </w:pPr>
            <w:del w:id="92" w:author="Musavi, Hamid [USA]" w:date="2019-02-04T13:56:00Z">
              <w:r w:rsidRPr="00A811FA" w:rsidDel="008028F2">
                <w:rPr>
                  <w:rFonts w:cstheme="minorHAnsi"/>
                </w:rPr>
                <w:delText>500</w:delText>
              </w:r>
            </w:del>
          </w:p>
        </w:tc>
        <w:tc>
          <w:tcPr>
            <w:tcW w:w="1170" w:type="dxa"/>
          </w:tcPr>
          <w:p w14:paraId="12632932" w14:textId="538F48DB" w:rsidR="00EC26F5" w:rsidRPr="00A811FA"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93" w:author="Musavi, Hamid [USA]" w:date="2019-02-04T13:56:00Z"/>
                <w:rFonts w:cstheme="minorHAnsi"/>
              </w:rPr>
            </w:pPr>
          </w:p>
        </w:tc>
        <w:tc>
          <w:tcPr>
            <w:tcW w:w="4770" w:type="dxa"/>
          </w:tcPr>
          <w:p w14:paraId="01300CE7" w14:textId="5C4432AB"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94" w:author="Musavi, Hamid [USA]" w:date="2019-02-04T13:56:00Z"/>
                <w:rFonts w:cstheme="minorHAnsi"/>
              </w:rPr>
            </w:pPr>
            <w:del w:id="95" w:author="Musavi, Hamid [USA]" w:date="2019-02-04T13:56:00Z">
              <w:r w:rsidDel="008028F2">
                <w:rPr>
                  <w:rFonts w:cstheme="minorHAnsi"/>
                </w:rPr>
                <w:delText>Size of the buffer allocated for receiving VSD messages through UDP interface</w:delText>
              </w:r>
            </w:del>
          </w:p>
        </w:tc>
      </w:tr>
      <w:tr w:rsidR="00EC26F5" w:rsidRPr="00B900E1" w:rsidDel="008028F2" w14:paraId="2BB6FD9D" w14:textId="5590F973" w:rsidTr="00D1028D">
        <w:trPr>
          <w:trHeight w:val="224"/>
          <w:del w:id="96"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153C3C1A" w14:textId="008AB9A3" w:rsidR="00EC26F5" w:rsidRPr="00A811FA" w:rsidDel="008028F2" w:rsidRDefault="00EC26F5" w:rsidP="00EC26F5">
            <w:pPr>
              <w:rPr>
                <w:del w:id="97" w:author="Musavi, Hamid [USA]" w:date="2019-02-04T13:56:00Z"/>
                <w:rFonts w:cstheme="minorHAnsi"/>
                <w:b w:val="0"/>
              </w:rPr>
            </w:pPr>
            <w:del w:id="98" w:author="Musavi, Hamid [USA]" w:date="2019-02-04T13:56:00Z">
              <w:r w:rsidRPr="00A811FA" w:rsidDel="008028F2">
                <w:rPr>
                  <w:rFonts w:cstheme="minorHAnsi"/>
                </w:rPr>
                <w:delText>ode.vsdReceiverPort</w:delText>
              </w:r>
            </w:del>
          </w:p>
        </w:tc>
        <w:tc>
          <w:tcPr>
            <w:tcW w:w="3330" w:type="dxa"/>
          </w:tcPr>
          <w:p w14:paraId="42DA800C" w14:textId="58E438F9"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99" w:author="Musavi, Hamid [USA]" w:date="2019-02-04T13:56:00Z"/>
                <w:rFonts w:cstheme="minorHAnsi"/>
              </w:rPr>
            </w:pPr>
            <w:del w:id="100" w:author="Musavi, Hamid [USA]" w:date="2019-02-04T13:56:00Z">
              <w:r w:rsidRPr="00A811FA" w:rsidDel="008028F2">
                <w:rPr>
                  <w:rFonts w:cstheme="minorHAnsi"/>
                </w:rPr>
                <w:delText>46753</w:delText>
              </w:r>
            </w:del>
          </w:p>
        </w:tc>
        <w:tc>
          <w:tcPr>
            <w:tcW w:w="1170" w:type="dxa"/>
          </w:tcPr>
          <w:p w14:paraId="536F1497" w14:textId="466A8D4F" w:rsidR="00EC26F5" w:rsidRPr="00A811FA"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101" w:author="Musavi, Hamid [USA]" w:date="2019-02-04T13:56:00Z"/>
                <w:rFonts w:cstheme="minorHAnsi"/>
              </w:rPr>
            </w:pPr>
          </w:p>
        </w:tc>
        <w:tc>
          <w:tcPr>
            <w:tcW w:w="4770" w:type="dxa"/>
          </w:tcPr>
          <w:p w14:paraId="6775C297" w14:textId="458334E4"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102" w:author="Musavi, Hamid [USA]" w:date="2019-02-04T13:56:00Z"/>
                <w:rFonts w:cstheme="minorHAnsi"/>
              </w:rPr>
            </w:pPr>
            <w:del w:id="103" w:author="Musavi, Hamid [USA]" w:date="2019-02-04T13:56:00Z">
              <w:r w:rsidDel="008028F2">
                <w:rPr>
                  <w:rFonts w:cstheme="minorHAnsi"/>
                </w:rPr>
                <w:delText>The UDP port that ODE will use to listen to VSD messages.</w:delText>
              </w:r>
            </w:del>
          </w:p>
        </w:tc>
      </w:tr>
      <w:tr w:rsidR="00EC26F5" w:rsidRPr="00B900E1" w:rsidDel="008028F2" w14:paraId="4A469CFE" w14:textId="6C3972AE" w:rsidTr="00D1028D">
        <w:trPr>
          <w:cnfStyle w:val="000000100000" w:firstRow="0" w:lastRow="0" w:firstColumn="0" w:lastColumn="0" w:oddVBand="0" w:evenVBand="0" w:oddHBand="1" w:evenHBand="0" w:firstRowFirstColumn="0" w:firstRowLastColumn="0" w:lastRowFirstColumn="0" w:lastRowLastColumn="0"/>
          <w:trHeight w:val="224"/>
          <w:del w:id="104"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42F4BF92" w14:textId="6C9321A4" w:rsidR="00EC26F5" w:rsidRPr="00A811FA" w:rsidDel="008028F2" w:rsidRDefault="00EC26F5" w:rsidP="00EC26F5">
            <w:pPr>
              <w:rPr>
                <w:del w:id="105" w:author="Musavi, Hamid [USA]" w:date="2019-02-04T13:56:00Z"/>
                <w:rFonts w:cstheme="minorHAnsi"/>
                <w:b w:val="0"/>
              </w:rPr>
            </w:pPr>
            <w:del w:id="106" w:author="Musavi, Hamid [USA]" w:date="2019-02-04T13:56:00Z">
              <w:r w:rsidRPr="00A811FA" w:rsidDel="008028F2">
                <w:rPr>
                  <w:rFonts w:cstheme="minorHAnsi"/>
                </w:rPr>
                <w:delText>ode.vsdDepositorPort</w:delText>
              </w:r>
            </w:del>
          </w:p>
        </w:tc>
        <w:tc>
          <w:tcPr>
            <w:tcW w:w="3330" w:type="dxa"/>
          </w:tcPr>
          <w:p w14:paraId="42660D9E" w14:textId="08DB81F6"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107" w:author="Musavi, Hamid [USA]" w:date="2019-02-04T13:56:00Z"/>
                <w:rFonts w:cstheme="minorHAnsi"/>
              </w:rPr>
            </w:pPr>
            <w:del w:id="108" w:author="Musavi, Hamid [USA]" w:date="2019-02-04T13:56:00Z">
              <w:r w:rsidRPr="00A811FA" w:rsidDel="008028F2">
                <w:rPr>
                  <w:rFonts w:cstheme="minorHAnsi"/>
                </w:rPr>
                <w:delText>5555</w:delText>
              </w:r>
            </w:del>
          </w:p>
        </w:tc>
        <w:tc>
          <w:tcPr>
            <w:tcW w:w="1170" w:type="dxa"/>
          </w:tcPr>
          <w:p w14:paraId="60254E79" w14:textId="68157A5B" w:rsidR="00EC26F5" w:rsidRPr="00A811FA"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109" w:author="Musavi, Hamid [USA]" w:date="2019-02-04T13:56:00Z"/>
                <w:rFonts w:cstheme="minorHAnsi"/>
              </w:rPr>
            </w:pPr>
          </w:p>
        </w:tc>
        <w:tc>
          <w:tcPr>
            <w:tcW w:w="4770" w:type="dxa"/>
          </w:tcPr>
          <w:p w14:paraId="12405D43" w14:textId="7CD75734" w:rsidR="00EC26F5" w:rsidRPr="00A811FA" w:rsidDel="008028F2" w:rsidRDefault="00EC26F5" w:rsidP="00EC26F5">
            <w:pPr>
              <w:cnfStyle w:val="000000100000" w:firstRow="0" w:lastRow="0" w:firstColumn="0" w:lastColumn="0" w:oddVBand="0" w:evenVBand="0" w:oddHBand="1" w:evenHBand="0" w:firstRowFirstColumn="0" w:firstRowLastColumn="0" w:lastRowFirstColumn="0" w:lastRowLastColumn="0"/>
              <w:rPr>
                <w:del w:id="110" w:author="Musavi, Hamid [USA]" w:date="2019-02-04T13:56:00Z"/>
                <w:rFonts w:cstheme="minorHAnsi"/>
              </w:rPr>
            </w:pPr>
            <w:del w:id="111" w:author="Musavi, Hamid [USA]" w:date="2019-02-04T13:56:00Z">
              <w:r w:rsidDel="008028F2">
                <w:rPr>
                  <w:rFonts w:cstheme="minorHAnsi"/>
                </w:rPr>
                <w:delText>The UDP port that ODE will use to send VSD messages to SDC for deposit.</w:delText>
              </w:r>
            </w:del>
          </w:p>
        </w:tc>
      </w:tr>
      <w:tr w:rsidR="00EC26F5" w:rsidRPr="00B900E1" w:rsidDel="008028F2" w14:paraId="2857D1D5" w14:textId="4C68216D" w:rsidTr="00D1028D">
        <w:trPr>
          <w:trHeight w:val="224"/>
          <w:del w:id="112"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2FA5701B" w14:textId="3165CB4C" w:rsidR="00EC26F5" w:rsidRPr="00A811FA" w:rsidDel="008028F2" w:rsidRDefault="00EC26F5" w:rsidP="00EC26F5">
            <w:pPr>
              <w:rPr>
                <w:del w:id="113" w:author="Musavi, Hamid [USA]" w:date="2019-02-04T13:56:00Z"/>
                <w:rFonts w:cstheme="minorHAnsi"/>
                <w:b w:val="0"/>
              </w:rPr>
            </w:pPr>
            <w:del w:id="114" w:author="Musavi, Hamid [USA]" w:date="2019-02-04T13:56:00Z">
              <w:r w:rsidRPr="00A811FA" w:rsidDel="008028F2">
                <w:rPr>
                  <w:rFonts w:cstheme="minorHAnsi"/>
                </w:rPr>
                <w:delText>ode.vsdTrustport</w:delText>
              </w:r>
            </w:del>
          </w:p>
        </w:tc>
        <w:tc>
          <w:tcPr>
            <w:tcW w:w="3330" w:type="dxa"/>
          </w:tcPr>
          <w:p w14:paraId="78CA7BDF" w14:textId="6D67403F"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115" w:author="Musavi, Hamid [USA]" w:date="2019-02-04T13:56:00Z"/>
                <w:rFonts w:cstheme="minorHAnsi"/>
              </w:rPr>
            </w:pPr>
            <w:del w:id="116" w:author="Musavi, Hamid [USA]" w:date="2019-02-04T13:56:00Z">
              <w:r w:rsidRPr="00A811FA" w:rsidDel="008028F2">
                <w:rPr>
                  <w:rFonts w:cstheme="minorHAnsi"/>
                </w:rPr>
                <w:delText>5556</w:delText>
              </w:r>
            </w:del>
          </w:p>
        </w:tc>
        <w:tc>
          <w:tcPr>
            <w:tcW w:w="1170" w:type="dxa"/>
          </w:tcPr>
          <w:p w14:paraId="0AFEFF78" w14:textId="2D1892F8" w:rsidR="00EC26F5" w:rsidRPr="00A811FA"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117" w:author="Musavi, Hamid [USA]" w:date="2019-02-04T13:56:00Z"/>
                <w:rFonts w:cstheme="minorHAnsi"/>
              </w:rPr>
            </w:pPr>
          </w:p>
        </w:tc>
        <w:tc>
          <w:tcPr>
            <w:tcW w:w="4770" w:type="dxa"/>
          </w:tcPr>
          <w:p w14:paraId="739B4FF8" w14:textId="618F2AC1" w:rsidR="00EC26F5" w:rsidRPr="00A811FA" w:rsidDel="008028F2" w:rsidRDefault="00EC26F5" w:rsidP="00EC26F5">
            <w:pPr>
              <w:cnfStyle w:val="000000000000" w:firstRow="0" w:lastRow="0" w:firstColumn="0" w:lastColumn="0" w:oddVBand="0" w:evenVBand="0" w:oddHBand="0" w:evenHBand="0" w:firstRowFirstColumn="0" w:firstRowLastColumn="0" w:lastRowFirstColumn="0" w:lastRowLastColumn="0"/>
              <w:rPr>
                <w:del w:id="118" w:author="Musavi, Hamid [USA]" w:date="2019-02-04T13:56:00Z"/>
                <w:rFonts w:cstheme="minorHAnsi"/>
              </w:rPr>
            </w:pPr>
            <w:del w:id="119" w:author="Musavi, Hamid [USA]" w:date="2019-02-04T13:56:00Z">
              <w:r w:rsidDel="008028F2">
                <w:rPr>
                  <w:rFonts w:cstheme="minorHAnsi"/>
                </w:rPr>
                <w:delText>The UDP port that ODE will use to establish trust with the SDC for VSD messages.</w:delText>
              </w:r>
            </w:del>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rsidDel="008028F2" w14:paraId="02CD32CE" w14:textId="742172A1" w:rsidTr="00D43580">
        <w:trPr>
          <w:cnfStyle w:val="000000100000" w:firstRow="0" w:lastRow="0" w:firstColumn="0" w:lastColumn="0" w:oddVBand="0" w:evenVBand="0" w:oddHBand="1" w:evenHBand="0" w:firstRowFirstColumn="0" w:firstRowLastColumn="0" w:lastRowFirstColumn="0" w:lastRowLastColumn="0"/>
          <w:trHeight w:val="99"/>
          <w:del w:id="120"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5F9DE2F9" w14:textId="49F29247" w:rsidR="00EC26F5" w:rsidRPr="006A5B50" w:rsidDel="008028F2" w:rsidRDefault="00EC26F5" w:rsidP="00EC26F5">
            <w:pPr>
              <w:rPr>
                <w:del w:id="121" w:author="Musavi, Hamid [USA]" w:date="2019-02-04T13:56:00Z"/>
                <w:rFonts w:cstheme="minorHAnsi"/>
                <w:b w:val="0"/>
              </w:rPr>
            </w:pPr>
            <w:del w:id="122" w:author="Musavi, Hamid [USA]" w:date="2019-02-04T13:56:00Z">
              <w:r w:rsidRPr="00702B8B" w:rsidDel="008028F2">
                <w:rPr>
                  <w:rFonts w:cstheme="minorHAnsi"/>
                </w:rPr>
                <w:delText>ode.isdBufferSize</w:delText>
              </w:r>
            </w:del>
          </w:p>
        </w:tc>
        <w:tc>
          <w:tcPr>
            <w:tcW w:w="3330" w:type="dxa"/>
          </w:tcPr>
          <w:p w14:paraId="4719627E" w14:textId="0294025D"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23" w:author="Musavi, Hamid [USA]" w:date="2019-02-04T13:56:00Z"/>
                <w:rFonts w:cstheme="minorHAnsi"/>
              </w:rPr>
            </w:pPr>
            <w:del w:id="124" w:author="Musavi, Hamid [USA]" w:date="2019-02-04T13:56:00Z">
              <w:r w:rsidRPr="00702B8B" w:rsidDel="008028F2">
                <w:rPr>
                  <w:rFonts w:cstheme="minorHAnsi"/>
                </w:rPr>
                <w:delText>500</w:delText>
              </w:r>
            </w:del>
          </w:p>
        </w:tc>
        <w:tc>
          <w:tcPr>
            <w:tcW w:w="1170" w:type="dxa"/>
          </w:tcPr>
          <w:p w14:paraId="33E4552A" w14:textId="032B5E2A" w:rsidR="00EC26F5" w:rsidRPr="00702B8B"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125" w:author="Musavi, Hamid [USA]" w:date="2019-02-04T13:56:00Z"/>
                <w:rFonts w:cstheme="minorHAnsi"/>
              </w:rPr>
            </w:pPr>
          </w:p>
        </w:tc>
        <w:tc>
          <w:tcPr>
            <w:tcW w:w="4770" w:type="dxa"/>
          </w:tcPr>
          <w:p w14:paraId="59A3FA7B" w14:textId="66054B2A"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26" w:author="Musavi, Hamid [USA]" w:date="2019-02-04T13:56:00Z"/>
                <w:rFonts w:cstheme="minorHAnsi"/>
              </w:rPr>
            </w:pPr>
            <w:del w:id="127" w:author="Musavi, Hamid [USA]" w:date="2019-02-04T13:56:00Z">
              <w:r w:rsidDel="008028F2">
                <w:rPr>
                  <w:rFonts w:cstheme="minorHAnsi"/>
                </w:rPr>
                <w:delText>Size of the buffer allocated for receiving ISD messages through UDP interface</w:delText>
              </w:r>
            </w:del>
          </w:p>
        </w:tc>
      </w:tr>
      <w:tr w:rsidR="00EC26F5" w:rsidRPr="00B900E1" w:rsidDel="008028F2" w14:paraId="041CF456" w14:textId="6D96F4EC" w:rsidTr="002F74C6">
        <w:trPr>
          <w:trHeight w:val="224"/>
          <w:del w:id="128"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01AC7521" w14:textId="67F5D84A" w:rsidR="00EC26F5" w:rsidRPr="006A5B50" w:rsidDel="008028F2" w:rsidRDefault="00EC26F5" w:rsidP="00EC26F5">
            <w:pPr>
              <w:rPr>
                <w:del w:id="129" w:author="Musavi, Hamid [USA]" w:date="2019-02-04T13:56:00Z"/>
                <w:rFonts w:cstheme="minorHAnsi"/>
                <w:b w:val="0"/>
              </w:rPr>
            </w:pPr>
            <w:del w:id="130" w:author="Musavi, Hamid [USA]" w:date="2019-02-04T13:56:00Z">
              <w:r w:rsidRPr="00702B8B" w:rsidDel="008028F2">
                <w:rPr>
                  <w:rFonts w:cstheme="minorHAnsi"/>
                </w:rPr>
                <w:delText>ode.isdReceiverPort</w:delText>
              </w:r>
            </w:del>
          </w:p>
        </w:tc>
        <w:tc>
          <w:tcPr>
            <w:tcW w:w="3330" w:type="dxa"/>
          </w:tcPr>
          <w:p w14:paraId="50162976" w14:textId="4C604BB1" w:rsidR="00EC26F5" w:rsidRPr="00702B8B" w:rsidDel="008028F2" w:rsidRDefault="00EC26F5" w:rsidP="00EC26F5">
            <w:pPr>
              <w:cnfStyle w:val="000000000000" w:firstRow="0" w:lastRow="0" w:firstColumn="0" w:lastColumn="0" w:oddVBand="0" w:evenVBand="0" w:oddHBand="0" w:evenHBand="0" w:firstRowFirstColumn="0" w:firstRowLastColumn="0" w:lastRowFirstColumn="0" w:lastRowLastColumn="0"/>
              <w:rPr>
                <w:del w:id="131" w:author="Musavi, Hamid [USA]" w:date="2019-02-04T13:56:00Z"/>
                <w:rFonts w:cstheme="minorHAnsi"/>
              </w:rPr>
            </w:pPr>
            <w:del w:id="132" w:author="Musavi, Hamid [USA]" w:date="2019-02-04T13:56:00Z">
              <w:r w:rsidRPr="00702B8B" w:rsidDel="008028F2">
                <w:rPr>
                  <w:rFonts w:cstheme="minorHAnsi"/>
                </w:rPr>
                <w:delText>46801</w:delText>
              </w:r>
            </w:del>
          </w:p>
        </w:tc>
        <w:tc>
          <w:tcPr>
            <w:tcW w:w="1170" w:type="dxa"/>
          </w:tcPr>
          <w:p w14:paraId="7D416FBA" w14:textId="2544B000" w:rsidR="00EC26F5" w:rsidRPr="00702B8B"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133" w:author="Musavi, Hamid [USA]" w:date="2019-02-04T13:56:00Z"/>
                <w:rFonts w:cstheme="minorHAnsi"/>
              </w:rPr>
            </w:pPr>
          </w:p>
        </w:tc>
        <w:tc>
          <w:tcPr>
            <w:tcW w:w="4770" w:type="dxa"/>
          </w:tcPr>
          <w:p w14:paraId="52683DF0" w14:textId="1DF2258B" w:rsidR="00EC26F5" w:rsidRPr="00702B8B" w:rsidDel="008028F2" w:rsidRDefault="00EC26F5" w:rsidP="00EC26F5">
            <w:pPr>
              <w:cnfStyle w:val="000000000000" w:firstRow="0" w:lastRow="0" w:firstColumn="0" w:lastColumn="0" w:oddVBand="0" w:evenVBand="0" w:oddHBand="0" w:evenHBand="0" w:firstRowFirstColumn="0" w:firstRowLastColumn="0" w:lastRowFirstColumn="0" w:lastRowLastColumn="0"/>
              <w:rPr>
                <w:del w:id="134" w:author="Musavi, Hamid [USA]" w:date="2019-02-04T13:56:00Z"/>
                <w:rFonts w:cstheme="minorHAnsi"/>
              </w:rPr>
            </w:pPr>
            <w:del w:id="135" w:author="Musavi, Hamid [USA]" w:date="2019-02-04T13:56:00Z">
              <w:r w:rsidDel="008028F2">
                <w:rPr>
                  <w:rFonts w:cstheme="minorHAnsi"/>
                </w:rPr>
                <w:delText>The UDP port that ODE will use to listen to ISD messages.</w:delText>
              </w:r>
            </w:del>
          </w:p>
        </w:tc>
      </w:tr>
      <w:tr w:rsidR="00EC26F5" w:rsidRPr="00B900E1" w:rsidDel="008028F2" w14:paraId="18A5B556" w14:textId="22BF9CAA" w:rsidTr="002F74C6">
        <w:trPr>
          <w:cnfStyle w:val="000000100000" w:firstRow="0" w:lastRow="0" w:firstColumn="0" w:lastColumn="0" w:oddVBand="0" w:evenVBand="0" w:oddHBand="1" w:evenHBand="0" w:firstRowFirstColumn="0" w:firstRowLastColumn="0" w:lastRowFirstColumn="0" w:lastRowLastColumn="0"/>
          <w:trHeight w:val="224"/>
          <w:del w:id="136"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2D32B4AC" w14:textId="331A8748" w:rsidR="00EC26F5" w:rsidRPr="006A5B50" w:rsidDel="008028F2" w:rsidRDefault="00EC26F5" w:rsidP="00EC26F5">
            <w:pPr>
              <w:rPr>
                <w:del w:id="137" w:author="Musavi, Hamid [USA]" w:date="2019-02-04T13:56:00Z"/>
                <w:rFonts w:cstheme="minorHAnsi"/>
                <w:b w:val="0"/>
              </w:rPr>
            </w:pPr>
            <w:del w:id="138" w:author="Musavi, Hamid [USA]" w:date="2019-02-04T13:56:00Z">
              <w:r w:rsidRPr="00702B8B" w:rsidDel="008028F2">
                <w:rPr>
                  <w:rFonts w:cstheme="minorHAnsi"/>
                </w:rPr>
                <w:delText>ode.isdDepositorPort</w:delText>
              </w:r>
            </w:del>
          </w:p>
        </w:tc>
        <w:tc>
          <w:tcPr>
            <w:tcW w:w="3330" w:type="dxa"/>
          </w:tcPr>
          <w:p w14:paraId="0D49F711" w14:textId="6474530E"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39" w:author="Musavi, Hamid [USA]" w:date="2019-02-04T13:56:00Z"/>
                <w:rFonts w:cstheme="minorHAnsi"/>
              </w:rPr>
            </w:pPr>
            <w:del w:id="140" w:author="Musavi, Hamid [USA]" w:date="2019-02-04T13:56:00Z">
              <w:r w:rsidRPr="00702B8B" w:rsidDel="008028F2">
                <w:rPr>
                  <w:rFonts w:cstheme="minorHAnsi"/>
                </w:rPr>
                <w:delText>6666</w:delText>
              </w:r>
            </w:del>
          </w:p>
        </w:tc>
        <w:tc>
          <w:tcPr>
            <w:tcW w:w="1170" w:type="dxa"/>
          </w:tcPr>
          <w:p w14:paraId="6997ECB6" w14:textId="5DA33293" w:rsidR="00EC26F5" w:rsidRPr="00702B8B"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141" w:author="Musavi, Hamid [USA]" w:date="2019-02-04T13:56:00Z"/>
                <w:rFonts w:cstheme="minorHAnsi"/>
              </w:rPr>
            </w:pPr>
          </w:p>
        </w:tc>
        <w:tc>
          <w:tcPr>
            <w:tcW w:w="4770" w:type="dxa"/>
          </w:tcPr>
          <w:p w14:paraId="04610266" w14:textId="4E07F7F0"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42" w:author="Musavi, Hamid [USA]" w:date="2019-02-04T13:56:00Z"/>
                <w:rFonts w:cstheme="minorHAnsi"/>
              </w:rPr>
            </w:pPr>
            <w:del w:id="143" w:author="Musavi, Hamid [USA]" w:date="2019-02-04T13:56:00Z">
              <w:r w:rsidDel="008028F2">
                <w:rPr>
                  <w:rFonts w:cstheme="minorHAnsi"/>
                </w:rPr>
                <w:delText>The UDP port that ODE will use to send ISD messages to SDC for deposit.</w:delText>
              </w:r>
            </w:del>
          </w:p>
        </w:tc>
      </w:tr>
      <w:tr w:rsidR="00EC26F5" w:rsidRPr="00B900E1" w:rsidDel="008028F2" w14:paraId="16F7E097" w14:textId="0EA8E3D2" w:rsidTr="002F74C6">
        <w:trPr>
          <w:trHeight w:val="224"/>
          <w:del w:id="144"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05566AA7" w14:textId="45E37D19" w:rsidR="00EC26F5" w:rsidRPr="006A5B50" w:rsidDel="008028F2" w:rsidRDefault="00EC26F5" w:rsidP="00EC26F5">
            <w:pPr>
              <w:rPr>
                <w:del w:id="145" w:author="Musavi, Hamid [USA]" w:date="2019-02-04T13:56:00Z"/>
                <w:rFonts w:cstheme="minorHAnsi"/>
                <w:b w:val="0"/>
              </w:rPr>
            </w:pPr>
            <w:del w:id="146" w:author="Musavi, Hamid [USA]" w:date="2019-02-04T13:56:00Z">
              <w:r w:rsidRPr="00702B8B" w:rsidDel="008028F2">
                <w:rPr>
                  <w:rFonts w:cstheme="minorHAnsi"/>
                </w:rPr>
                <w:delText>ode.isdTrustPort</w:delText>
              </w:r>
            </w:del>
          </w:p>
        </w:tc>
        <w:tc>
          <w:tcPr>
            <w:tcW w:w="3330" w:type="dxa"/>
          </w:tcPr>
          <w:p w14:paraId="5F463EEA" w14:textId="7BE73554" w:rsidR="00EC26F5" w:rsidRPr="00702B8B" w:rsidDel="008028F2" w:rsidRDefault="00EC26F5" w:rsidP="00EC26F5">
            <w:pPr>
              <w:cnfStyle w:val="000000000000" w:firstRow="0" w:lastRow="0" w:firstColumn="0" w:lastColumn="0" w:oddVBand="0" w:evenVBand="0" w:oddHBand="0" w:evenHBand="0" w:firstRowFirstColumn="0" w:firstRowLastColumn="0" w:lastRowFirstColumn="0" w:lastRowLastColumn="0"/>
              <w:rPr>
                <w:del w:id="147" w:author="Musavi, Hamid [USA]" w:date="2019-02-04T13:56:00Z"/>
                <w:rFonts w:cstheme="minorHAnsi"/>
              </w:rPr>
            </w:pPr>
            <w:del w:id="148" w:author="Musavi, Hamid [USA]" w:date="2019-02-04T13:56:00Z">
              <w:r w:rsidRPr="00702B8B" w:rsidDel="008028F2">
                <w:rPr>
                  <w:rFonts w:cstheme="minorHAnsi"/>
                </w:rPr>
                <w:delText>6667</w:delText>
              </w:r>
            </w:del>
          </w:p>
        </w:tc>
        <w:tc>
          <w:tcPr>
            <w:tcW w:w="1170" w:type="dxa"/>
          </w:tcPr>
          <w:p w14:paraId="24E88455" w14:textId="6FF5C0B6" w:rsidR="00EC26F5" w:rsidRPr="00702B8B" w:rsidDel="008028F2" w:rsidRDefault="00EC26F5" w:rsidP="00EC26F5">
            <w:pPr>
              <w:jc w:val="center"/>
              <w:cnfStyle w:val="000000000000" w:firstRow="0" w:lastRow="0" w:firstColumn="0" w:lastColumn="0" w:oddVBand="0" w:evenVBand="0" w:oddHBand="0" w:evenHBand="0" w:firstRowFirstColumn="0" w:firstRowLastColumn="0" w:lastRowFirstColumn="0" w:lastRowLastColumn="0"/>
              <w:rPr>
                <w:del w:id="149" w:author="Musavi, Hamid [USA]" w:date="2019-02-04T13:56:00Z"/>
                <w:rFonts w:cstheme="minorHAnsi"/>
              </w:rPr>
            </w:pPr>
          </w:p>
        </w:tc>
        <w:tc>
          <w:tcPr>
            <w:tcW w:w="4770" w:type="dxa"/>
          </w:tcPr>
          <w:p w14:paraId="072964E2" w14:textId="09F4C7FD" w:rsidR="00EC26F5" w:rsidRPr="00702B8B" w:rsidDel="008028F2" w:rsidRDefault="00EC26F5" w:rsidP="00EC26F5">
            <w:pPr>
              <w:cnfStyle w:val="000000000000" w:firstRow="0" w:lastRow="0" w:firstColumn="0" w:lastColumn="0" w:oddVBand="0" w:evenVBand="0" w:oddHBand="0" w:evenHBand="0" w:firstRowFirstColumn="0" w:firstRowLastColumn="0" w:lastRowFirstColumn="0" w:lastRowLastColumn="0"/>
              <w:rPr>
                <w:del w:id="150" w:author="Musavi, Hamid [USA]" w:date="2019-02-04T13:56:00Z"/>
                <w:rFonts w:cstheme="minorHAnsi"/>
              </w:rPr>
            </w:pPr>
            <w:del w:id="151" w:author="Musavi, Hamid [USA]" w:date="2019-02-04T13:56:00Z">
              <w:r w:rsidDel="008028F2">
                <w:rPr>
                  <w:rFonts w:cstheme="minorHAnsi"/>
                </w:rPr>
                <w:delText>The UDP port that ODE will use to establish trust with the SDC for ISD messages.</w:delText>
              </w:r>
            </w:del>
          </w:p>
        </w:tc>
      </w:tr>
      <w:tr w:rsidR="00EC26F5" w:rsidRPr="00B900E1" w:rsidDel="008028F2" w14:paraId="65D828AD" w14:textId="6CFFD02A" w:rsidTr="002F74C6">
        <w:trPr>
          <w:cnfStyle w:val="000000100000" w:firstRow="0" w:lastRow="0" w:firstColumn="0" w:lastColumn="0" w:oddVBand="0" w:evenVBand="0" w:oddHBand="1" w:evenHBand="0" w:firstRowFirstColumn="0" w:firstRowLastColumn="0" w:lastRowFirstColumn="0" w:lastRowLastColumn="0"/>
          <w:trHeight w:val="224"/>
          <w:del w:id="152" w:author="Musavi, Hamid [USA]" w:date="2019-02-04T13:56:00Z"/>
        </w:trPr>
        <w:tc>
          <w:tcPr>
            <w:cnfStyle w:val="001000000000" w:firstRow="0" w:lastRow="0" w:firstColumn="1" w:lastColumn="0" w:oddVBand="0" w:evenVBand="0" w:oddHBand="0" w:evenHBand="0" w:firstRowFirstColumn="0" w:firstRowLastColumn="0" w:lastRowFirstColumn="0" w:lastRowLastColumn="0"/>
            <w:tcW w:w="3775" w:type="dxa"/>
          </w:tcPr>
          <w:p w14:paraId="2614EBA7" w14:textId="1619DE47" w:rsidR="00EC26F5" w:rsidRPr="006A5B50" w:rsidDel="008028F2" w:rsidRDefault="00EC26F5" w:rsidP="00EC26F5">
            <w:pPr>
              <w:rPr>
                <w:del w:id="153" w:author="Musavi, Hamid [USA]" w:date="2019-02-04T13:56:00Z"/>
                <w:rFonts w:cstheme="minorHAnsi"/>
                <w:b w:val="0"/>
              </w:rPr>
            </w:pPr>
            <w:del w:id="154" w:author="Musavi, Hamid [USA]" w:date="2019-02-04T13:56:00Z">
              <w:r w:rsidRPr="00702B8B" w:rsidDel="008028F2">
                <w:rPr>
                  <w:rFonts w:cstheme="minorHAnsi"/>
                </w:rPr>
                <w:delText>ode.dataReceiptBufferSize</w:delText>
              </w:r>
            </w:del>
          </w:p>
        </w:tc>
        <w:tc>
          <w:tcPr>
            <w:tcW w:w="3330" w:type="dxa"/>
          </w:tcPr>
          <w:p w14:paraId="0BA12D9A" w14:textId="7F469961"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55" w:author="Musavi, Hamid [USA]" w:date="2019-02-04T13:56:00Z"/>
                <w:rFonts w:cstheme="minorHAnsi"/>
              </w:rPr>
            </w:pPr>
            <w:del w:id="156" w:author="Musavi, Hamid [USA]" w:date="2019-02-04T13:56:00Z">
              <w:r w:rsidRPr="00702B8B" w:rsidDel="008028F2">
                <w:rPr>
                  <w:rFonts w:cstheme="minorHAnsi"/>
                </w:rPr>
                <w:delText>null</w:delText>
              </w:r>
            </w:del>
          </w:p>
        </w:tc>
        <w:tc>
          <w:tcPr>
            <w:tcW w:w="1170" w:type="dxa"/>
          </w:tcPr>
          <w:p w14:paraId="415F2ECF" w14:textId="52770AA9" w:rsidR="00EC26F5" w:rsidRPr="00702B8B" w:rsidDel="008028F2" w:rsidRDefault="00EC26F5" w:rsidP="00EC26F5">
            <w:pPr>
              <w:jc w:val="center"/>
              <w:cnfStyle w:val="000000100000" w:firstRow="0" w:lastRow="0" w:firstColumn="0" w:lastColumn="0" w:oddVBand="0" w:evenVBand="0" w:oddHBand="1" w:evenHBand="0" w:firstRowFirstColumn="0" w:firstRowLastColumn="0" w:lastRowFirstColumn="0" w:lastRowLastColumn="0"/>
              <w:rPr>
                <w:del w:id="157" w:author="Musavi, Hamid [USA]" w:date="2019-02-04T13:56:00Z"/>
                <w:rFonts w:cstheme="minorHAnsi"/>
              </w:rPr>
            </w:pPr>
          </w:p>
        </w:tc>
        <w:tc>
          <w:tcPr>
            <w:tcW w:w="4770" w:type="dxa"/>
          </w:tcPr>
          <w:p w14:paraId="7B938813" w14:textId="39898D55" w:rsidR="00EC26F5" w:rsidRPr="00702B8B" w:rsidDel="008028F2" w:rsidRDefault="00EC26F5" w:rsidP="00EC26F5">
            <w:pPr>
              <w:cnfStyle w:val="000000100000" w:firstRow="0" w:lastRow="0" w:firstColumn="0" w:lastColumn="0" w:oddVBand="0" w:evenVBand="0" w:oddHBand="1" w:evenHBand="0" w:firstRowFirstColumn="0" w:firstRowLastColumn="0" w:lastRowFirstColumn="0" w:lastRowLastColumn="0"/>
              <w:rPr>
                <w:del w:id="158" w:author="Musavi, Hamid [USA]" w:date="2019-02-04T13:56:00Z"/>
                <w:rFonts w:cstheme="minorHAnsi"/>
              </w:rPr>
            </w:pPr>
            <w:del w:id="159" w:author="Musavi, Hamid [USA]" w:date="2019-02-04T13:56:00Z">
              <w:r w:rsidDel="008028F2">
                <w:rPr>
                  <w:rFonts w:cstheme="minorHAnsi"/>
                </w:rPr>
                <w:delText>Size of the buffer allocated for receiving ISD receipt messages through UDP interface</w:delText>
              </w:r>
            </w:del>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r w:rsidRPr="00501269">
              <w:rPr>
                <w:rFonts w:cstheme="minorHAnsi"/>
              </w:rPr>
              <w:t>ode.securitySvcsSignatureUri</w:t>
            </w:r>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The URI for signing data using the jpo-security-svcs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r>
              <w:rPr>
                <w:rFonts w:cstheme="minorHAnsi"/>
              </w:rPr>
              <w:t>ode.rsuUsername</w:t>
            </w:r>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r>
              <w:rPr>
                <w:rFonts w:cstheme="minorHAnsi"/>
              </w:rPr>
              <w:t>ode.rsuPassword</w:t>
            </w:r>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SNMP password used to authenticate with an RSU when depositing, deleting, or querying TIMs.</w:t>
            </w:r>
          </w:p>
        </w:tc>
      </w:tr>
      <w:tr w:rsidR="007A3FE9" w:rsidRPr="00B900E1" w14:paraId="7A2EF455" w14:textId="77777777" w:rsidTr="002F74C6">
        <w:trPr>
          <w:trHeight w:val="224"/>
          <w:ins w:id="160" w:author="Musavi, Hamid [USA]" w:date="2019-02-04T13:57:00Z"/>
        </w:trPr>
        <w:tc>
          <w:tcPr>
            <w:cnfStyle w:val="001000000000" w:firstRow="0" w:lastRow="0" w:firstColumn="1" w:lastColumn="0" w:oddVBand="0" w:evenVBand="0" w:oddHBand="0" w:evenHBand="0" w:firstRowFirstColumn="0" w:firstRowLastColumn="0" w:lastRowFirstColumn="0" w:lastRowLastColumn="0"/>
            <w:tcW w:w="3775" w:type="dxa"/>
          </w:tcPr>
          <w:p w14:paraId="1D94A02F" w14:textId="06B80617" w:rsidR="007A3FE9" w:rsidRDefault="007A3FE9" w:rsidP="00EC26F5">
            <w:pPr>
              <w:rPr>
                <w:ins w:id="161" w:author="Musavi, Hamid [USA]" w:date="2019-02-04T13:57:00Z"/>
                <w:rFonts w:cstheme="minorHAnsi"/>
              </w:rPr>
            </w:pPr>
            <w:ins w:id="162" w:author="Musavi, Hamid [USA]" w:date="2019-02-04T13:58:00Z">
              <w:r>
                <w:rPr>
                  <w:rFonts w:cstheme="minorHAnsi"/>
                </w:rPr>
                <w:t>ode.</w:t>
              </w:r>
            </w:ins>
            <w:ins w:id="163" w:author="Musavi, Hamid [USA]" w:date="2019-02-04T13:57:00Z">
              <w:r w:rsidRPr="007A3FE9">
                <w:rPr>
                  <w:rFonts w:cstheme="minorHAnsi"/>
                </w:rPr>
                <w:t>kafkaTopicsDisabled</w:t>
              </w:r>
            </w:ins>
          </w:p>
        </w:tc>
        <w:tc>
          <w:tcPr>
            <w:tcW w:w="3330" w:type="dxa"/>
          </w:tcPr>
          <w:p w14:paraId="69D1F926" w14:textId="1DE5DA10" w:rsidR="007A3FE9" w:rsidRDefault="007A3FE9" w:rsidP="007A3FE9">
            <w:pPr>
              <w:cnfStyle w:val="000000000000" w:firstRow="0" w:lastRow="0" w:firstColumn="0" w:lastColumn="0" w:oddVBand="0" w:evenVBand="0" w:oddHBand="0" w:evenHBand="0" w:firstRowFirstColumn="0" w:firstRowLastColumn="0" w:lastRowFirstColumn="0" w:lastRowLastColumn="0"/>
              <w:rPr>
                <w:ins w:id="164" w:author="Musavi, Hamid [USA]" w:date="2019-02-04T13:57:00Z"/>
                <w:rFonts w:cstheme="minorHAnsi"/>
              </w:rPr>
            </w:pPr>
            <w:ins w:id="165" w:author="Musavi, Hamid [USA]" w:date="2019-02-04T13:58:00Z">
              <w:r w:rsidRPr="007A3FE9">
                <w:rPr>
                  <w:rFonts w:cstheme="minorHAnsi"/>
                </w:rPr>
                <w:t>topic.OdeBsmRxPojo, topic.OdeBsmTxPojo, topic.OdeBsmDuringEventPojo</w:t>
              </w:r>
            </w:ins>
            <w:ins w:id="166" w:author="Musavi, Hamid [USA]" w:date="2019-02-04T13:59:00Z">
              <w:r>
                <w:rPr>
                  <w:rFonts w:cstheme="minorHAnsi"/>
                </w:rPr>
                <w:t>,</w:t>
              </w:r>
            </w:ins>
            <w:ins w:id="167" w:author="Musavi, Hamid [USA]" w:date="2019-02-04T13:58:00Z">
              <w:r w:rsidRPr="007A3FE9">
                <w:rPr>
                  <w:rFonts w:cstheme="minorHAnsi"/>
                </w:rPr>
                <w:t>topic.OdeTimBroadcastPojo</w:t>
              </w:r>
            </w:ins>
          </w:p>
        </w:tc>
        <w:tc>
          <w:tcPr>
            <w:tcW w:w="1170" w:type="dxa"/>
          </w:tcPr>
          <w:p w14:paraId="37500AFC" w14:textId="77777777" w:rsidR="007A3FE9" w:rsidRDefault="007A3FE9" w:rsidP="00EC26F5">
            <w:pPr>
              <w:jc w:val="center"/>
              <w:cnfStyle w:val="000000000000" w:firstRow="0" w:lastRow="0" w:firstColumn="0" w:lastColumn="0" w:oddVBand="0" w:evenVBand="0" w:oddHBand="0" w:evenHBand="0" w:firstRowFirstColumn="0" w:firstRowLastColumn="0" w:lastRowFirstColumn="0" w:lastRowLastColumn="0"/>
              <w:rPr>
                <w:ins w:id="168" w:author="Musavi, Hamid [USA]" w:date="2019-02-04T13:57:00Z"/>
                <w:rFonts w:cstheme="minorHAnsi"/>
              </w:rPr>
            </w:pPr>
          </w:p>
        </w:tc>
        <w:tc>
          <w:tcPr>
            <w:tcW w:w="4770" w:type="dxa"/>
          </w:tcPr>
          <w:p w14:paraId="14C239C5" w14:textId="3E53F128" w:rsidR="007A3FE9" w:rsidRDefault="007A3FE9" w:rsidP="00EC26F5">
            <w:pPr>
              <w:cnfStyle w:val="000000000000" w:firstRow="0" w:lastRow="0" w:firstColumn="0" w:lastColumn="0" w:oddVBand="0" w:evenVBand="0" w:oddHBand="0" w:evenHBand="0" w:firstRowFirstColumn="0" w:firstRowLastColumn="0" w:lastRowFirstColumn="0" w:lastRowLastColumn="0"/>
              <w:rPr>
                <w:ins w:id="169" w:author="Musavi, Hamid [USA]" w:date="2019-02-04T13:57:00Z"/>
                <w:rFonts w:cstheme="minorHAnsi"/>
              </w:rPr>
            </w:pPr>
            <w:ins w:id="170" w:author="Musavi, Hamid [USA]" w:date="2019-02-04T13:59:00Z">
              <w:r>
                <w:rPr>
                  <w:rFonts w:cstheme="minorHAnsi"/>
                </w:rPr>
                <w:t>List of topics to be disabled from publishing.</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171" w:name="_Toc181302"/>
      <w:r>
        <w:t>ODE Log</w:t>
      </w:r>
      <w:r w:rsidR="00316B55">
        <w:t>ging</w:t>
      </w:r>
      <w:r>
        <w:t xml:space="preserve"> Properties</w:t>
      </w:r>
      <w:bookmarkEnd w:id="171"/>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172" w:name="_Toc462052285"/>
      <w:bookmarkStart w:id="173" w:name="_Toc181303"/>
      <w:r>
        <w:t>ODE</w:t>
      </w:r>
      <w:r w:rsidR="00C26C45" w:rsidRPr="001E40C7">
        <w:t xml:space="preserve"> </w:t>
      </w:r>
      <w:r w:rsidR="00A529B3">
        <w:t>Features</w:t>
      </w:r>
      <w:bookmarkEnd w:id="172"/>
      <w:bookmarkEnd w:id="173"/>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174" w:name="_Toc181304"/>
      <w:r>
        <w:t>Managing SNMP Devices</w:t>
      </w:r>
      <w:bookmarkEnd w:id="174"/>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175" w:name="_Toc181305"/>
      <w:r>
        <w:t>Query Parameters</w:t>
      </w:r>
      <w:bookmarkEnd w:id="175"/>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176" w:name="_Toc181306"/>
      <w:r>
        <w:t>API Details</w:t>
      </w:r>
      <w:bookmarkEnd w:id="176"/>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177" w:name="_Toc181307"/>
      <w:r>
        <w:t>Web Based View</w:t>
      </w:r>
      <w:bookmarkEnd w:id="177"/>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178" w:name="_Toc181308"/>
      <w:r>
        <w:t>Additional Features/ Discussion Points</w:t>
      </w:r>
      <w:bookmarkEnd w:id="178"/>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179" w:name="_Toc181309"/>
      <w:r>
        <w:t>Logging Events</w:t>
      </w:r>
      <w:bookmarkEnd w:id="179"/>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180" w:name="_Toc181310"/>
      <w:r>
        <w:t>Log Levels</w:t>
      </w:r>
      <w:bookmarkEnd w:id="180"/>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181" w:name="_Toc181311"/>
      <w:r>
        <w:t>Logging setup</w:t>
      </w:r>
      <w:bookmarkEnd w:id="181"/>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182" w:name="_Toc181312"/>
      <w:r>
        <w:t>Steps to turn on/off logging during application runtime.</w:t>
      </w:r>
      <w:bookmarkEnd w:id="182"/>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183" w:name="_Toc181313"/>
      <w:r>
        <w:t>IEEE 1609.2 Compliance</w:t>
      </w:r>
      <w:bookmarkEnd w:id="183"/>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184" w:name="_Toc181314"/>
      <w:r>
        <w:t>SCMS Certificate Management</w:t>
      </w:r>
      <w:bookmarkEnd w:id="184"/>
    </w:p>
    <w:p w14:paraId="64A99D1C" w14:textId="77777777" w:rsidR="001A3B89" w:rsidRDefault="001A3B89" w:rsidP="00CA4BB4">
      <w:r>
        <w:t>TBD</w:t>
      </w:r>
    </w:p>
    <w:p w14:paraId="59FD1E00" w14:textId="15A2B950" w:rsidR="001A3B89" w:rsidRDefault="001A3B89" w:rsidP="00CA4BB4">
      <w:pPr>
        <w:pStyle w:val="Heading2"/>
      </w:pPr>
      <w:bookmarkStart w:id="185" w:name="_Ref506459515"/>
      <w:bookmarkStart w:id="186" w:name="_Toc181315"/>
      <w:r>
        <w:t xml:space="preserve">Inbound </w:t>
      </w:r>
      <w:r w:rsidR="004B38AF">
        <w:t xml:space="preserve">Data </w:t>
      </w:r>
      <w:r>
        <w:t>Distribution</w:t>
      </w:r>
      <w:bookmarkEnd w:id="185"/>
      <w:bookmarkEnd w:id="186"/>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bookmarkStart w:id="187" w:name="_Toc181316"/>
      <w:r>
        <w:t xml:space="preserve">Inbound BSM </w:t>
      </w:r>
      <w:r w:rsidR="004B38AF">
        <w:t>Log File Processing and Distribution</w:t>
      </w:r>
      <w:bookmarkEnd w:id="187"/>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bookmarkStart w:id="188" w:name="_Toc181317"/>
      <w:r>
        <w:t>Inbound TIM Log File Processing and Distribution</w:t>
      </w:r>
      <w:bookmarkEnd w:id="188"/>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bookmarkStart w:id="189" w:name="_Toc181318"/>
      <w:r>
        <w:t>Inbound Other Log File Processing and Distribution</w:t>
      </w:r>
      <w:bookmarkEnd w:id="189"/>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bookmarkStart w:id="190" w:name="_Toc181319"/>
      <w:r>
        <w:t>Inbound BSM - Test File Processing (HEX and JSON)</w:t>
      </w:r>
      <w:bookmarkEnd w:id="190"/>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191" w:name="_Toc181320"/>
      <w:r>
        <w:t>Probe D</w:t>
      </w:r>
      <w:r w:rsidR="00C90428">
        <w:t>ata</w:t>
      </w:r>
      <w:r>
        <w:t xml:space="preserve"> Management</w:t>
      </w:r>
      <w:bookmarkEnd w:id="191"/>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192" w:name="_Toc181321"/>
      <w:r>
        <w:t>PDM Broadcast Request Quick Start Guide</w:t>
      </w:r>
      <w:bookmarkEnd w:id="192"/>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193" w:name="_Toc181322"/>
      <w:r>
        <w:t>Outbound TIM Broadcast</w:t>
      </w:r>
      <w:bookmarkEnd w:id="193"/>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194" w:name="_Toc181323"/>
      <w:r>
        <w:t xml:space="preserve">Outbound TIM </w:t>
      </w:r>
      <w:r w:rsidR="002E70FB">
        <w:t xml:space="preserve">to SDW </w:t>
      </w:r>
      <w:r w:rsidR="00BB50D8">
        <w:t xml:space="preserve">Websocket </w:t>
      </w:r>
      <w:r>
        <w:t>Setup</w:t>
      </w:r>
      <w:bookmarkEnd w:id="194"/>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195" w:name="_Toc181324"/>
      <w:r>
        <w:t xml:space="preserve">Outbound TIM </w:t>
      </w:r>
      <w:r w:rsidR="002E70FB">
        <w:t xml:space="preserve">to </w:t>
      </w:r>
      <w:r>
        <w:t xml:space="preserve">S3 </w:t>
      </w:r>
      <w:r w:rsidR="002E70FB">
        <w:t xml:space="preserve">Bucket </w:t>
      </w:r>
      <w:r>
        <w:t>Setup</w:t>
      </w:r>
      <w:bookmarkEnd w:id="195"/>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bookmarkStart w:id="196" w:name="_Toc181325"/>
      <w:r>
        <w:t>TIM Broadcast Request Quick Start Guide</w:t>
      </w:r>
      <w:bookmarkEnd w:id="196"/>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197" w:name="_Toc181326"/>
      <w:r>
        <w:t>Privacy Protection Module (PPM)</w:t>
      </w:r>
      <w:bookmarkEnd w:id="197"/>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198" w:name="_Toc181327"/>
      <w:r>
        <w:t>Data validation</w:t>
      </w:r>
      <w:bookmarkEnd w:id="198"/>
    </w:p>
    <w:p w14:paraId="2E6B2693" w14:textId="77777777" w:rsidR="001A3B89" w:rsidRDefault="001A3B89" w:rsidP="00CA4BB4">
      <w:r>
        <w:t>TBD</w:t>
      </w:r>
    </w:p>
    <w:p w14:paraId="664E14F3" w14:textId="5D56C657" w:rsidR="001A3B89" w:rsidRDefault="003E6A4D" w:rsidP="002F74C6">
      <w:pPr>
        <w:pStyle w:val="Heading2"/>
      </w:pPr>
      <w:bookmarkStart w:id="199" w:name="_Toc181328"/>
      <w:r>
        <w:t xml:space="preserve">String </w:t>
      </w:r>
      <w:r w:rsidR="00BB7C94">
        <w:t>S3 Depositor</w:t>
      </w:r>
      <w:bookmarkEnd w:id="199"/>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200" w:name="_Toc181329"/>
      <w:r>
        <w:t xml:space="preserve">VSD </w:t>
      </w:r>
      <w:r w:rsidR="003E6A4D">
        <w:t xml:space="preserve">to SDC UDP </w:t>
      </w:r>
      <w:r>
        <w:t>Deposit Service</w:t>
      </w:r>
      <w:bookmarkEnd w:id="200"/>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201" w:name="_Toc181330"/>
      <w:r>
        <w:t>VSD Deposit Service Messages and Alerts</w:t>
      </w:r>
      <w:bookmarkEnd w:id="201"/>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202" w:name="_Ref483489995"/>
      <w:r>
        <w:t xml:space="preserve">Table </w:t>
      </w:r>
      <w:bookmarkEnd w:id="202"/>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31"/>
        <w:gridCol w:w="3279"/>
        <w:gridCol w:w="3276"/>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Pr="00B216A9" w:rsidRDefault="00BC5D3B" w:rsidP="0060553C">
            <w:pPr>
              <w:pStyle w:val="ListParagraph"/>
              <w:numPr>
                <w:ilvl w:val="0"/>
                <w:numId w:val="54"/>
              </w:numPr>
              <w:rPr>
                <w:rFonts w:cstheme="minorHAnsi"/>
                <w:color w:val="3933FF"/>
              </w:rPr>
            </w:pPr>
            <w:r w:rsidRPr="00B216A9">
              <w:rPr>
                <w:rFonts w:cstheme="minorHAnsi"/>
                <w:color w:val="3933FF"/>
              </w:rPr>
              <w:t>"Error creating VSD depositor socket with port {}"</w:t>
            </w:r>
          </w:p>
          <w:p w14:paraId="37E256B8" w14:textId="3998654C" w:rsidR="003763F0" w:rsidRPr="00B216A9" w:rsidRDefault="00BC5D3B" w:rsidP="0060553C">
            <w:pPr>
              <w:pStyle w:val="ListParagraph"/>
              <w:numPr>
                <w:ilvl w:val="0"/>
                <w:numId w:val="54"/>
              </w:numPr>
              <w:rPr>
                <w:rFonts w:cstheme="minorHAnsi"/>
                <w:color w:val="3933FF"/>
              </w:rPr>
            </w:pPr>
            <w:r w:rsidRPr="00B216A9">
              <w:rPr>
                <w:rFonts w:cstheme="minorHAnsi"/>
                <w:color w:val="3933FF"/>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Pr="00B216A9" w:rsidRDefault="0060553C" w:rsidP="00D43D48">
            <w:pPr>
              <w:pStyle w:val="ListParagraph"/>
              <w:numPr>
                <w:ilvl w:val="0"/>
                <w:numId w:val="56"/>
              </w:numPr>
              <w:rPr>
                <w:rFonts w:cstheme="minorHAnsi"/>
                <w:color w:val="3933FF"/>
              </w:rPr>
            </w:pPr>
            <w:r w:rsidRPr="00B216A9">
              <w:rPr>
                <w:rFonts w:cstheme="minorHAnsi"/>
                <w:color w:val="3933FF"/>
              </w:rPr>
              <w:t>Error Sending VSD to SDC</w:t>
            </w:r>
          </w:p>
          <w:p w14:paraId="3D54A105" w14:textId="1EB58E9B" w:rsidR="003763F0" w:rsidRPr="00B216A9" w:rsidRDefault="00D43D48" w:rsidP="00D43D48">
            <w:pPr>
              <w:pStyle w:val="ListParagraph"/>
              <w:numPr>
                <w:ilvl w:val="0"/>
                <w:numId w:val="56"/>
              </w:numPr>
              <w:rPr>
                <w:rFonts w:cstheme="minorHAnsi"/>
                <w:color w:val="3933FF"/>
              </w:rPr>
            </w:pPr>
            <w:r w:rsidRPr="00B216A9">
              <w:rPr>
                <w:rFonts w:cstheme="minorHAnsi"/>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Pr="00B216A9" w:rsidRDefault="0077763C" w:rsidP="003363D7">
            <w:pPr>
              <w:pStyle w:val="ListParagraph"/>
              <w:numPr>
                <w:ilvl w:val="0"/>
                <w:numId w:val="57"/>
              </w:numPr>
              <w:rPr>
                <w:rFonts w:cstheme="minorHAnsi"/>
                <w:color w:val="3933FF"/>
              </w:rPr>
            </w:pPr>
            <w:r w:rsidRPr="00B216A9">
              <w:rPr>
                <w:rFonts w:cstheme="minorHAnsi"/>
                <w:color w:val="3933FF"/>
              </w:rPr>
              <w:t>Error Encoding VSD ServiceRequest</w:t>
            </w:r>
          </w:p>
          <w:p w14:paraId="2B642354" w14:textId="77777777" w:rsidR="007D6419" w:rsidRPr="00B216A9" w:rsidRDefault="003363D7" w:rsidP="007D6419">
            <w:pPr>
              <w:pStyle w:val="ListParagraph"/>
              <w:numPr>
                <w:ilvl w:val="0"/>
                <w:numId w:val="57"/>
              </w:numPr>
              <w:rPr>
                <w:rFonts w:cstheme="minorHAnsi"/>
                <w:color w:val="3933FF"/>
              </w:rPr>
            </w:pPr>
            <w:r w:rsidRPr="00B216A9">
              <w:rPr>
                <w:rFonts w:cstheme="minorHAnsi"/>
              </w:rPr>
              <w:t>EncodeFailedException</w:t>
            </w:r>
          </w:p>
          <w:p w14:paraId="1B0C5721" w14:textId="38D47B94" w:rsidR="00CF65D3" w:rsidRPr="00B216A9" w:rsidRDefault="007D6419" w:rsidP="000E6034">
            <w:pPr>
              <w:pStyle w:val="ListParagraph"/>
              <w:numPr>
                <w:ilvl w:val="0"/>
                <w:numId w:val="57"/>
              </w:numPr>
              <w:rPr>
                <w:rFonts w:cstheme="minorHAnsi"/>
                <w:color w:val="3933FF"/>
              </w:rPr>
            </w:pPr>
            <w:r w:rsidRPr="00B216A9">
              <w:rPr>
                <w:rFonts w:cstheme="minorHAnsi"/>
              </w:rPr>
              <w:t>EncodeNotSupportedException</w:t>
            </w:r>
          </w:p>
          <w:p w14:paraId="1E5EDF81" w14:textId="77777777" w:rsidR="003763F0" w:rsidRPr="00B216A9" w:rsidRDefault="003763F0" w:rsidP="00443E64">
            <w:pPr>
              <w:rPr>
                <w:rFonts w:cstheme="minorHAnsi"/>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Pr="00B216A9" w:rsidRDefault="002834B9" w:rsidP="002834B9">
            <w:pPr>
              <w:pStyle w:val="ListParagraph"/>
              <w:numPr>
                <w:ilvl w:val="0"/>
                <w:numId w:val="58"/>
              </w:numPr>
              <w:rPr>
                <w:rFonts w:cstheme="minorHAnsi"/>
                <w:color w:val="3933FF"/>
              </w:rPr>
            </w:pPr>
            <w:r w:rsidRPr="00B216A9">
              <w:rPr>
                <w:rFonts w:cstheme="minorHAnsi"/>
                <w:color w:val="3933FF"/>
              </w:rPr>
              <w:t>Error Receiving VSD Deposit ServiceResponse</w:t>
            </w:r>
          </w:p>
          <w:p w14:paraId="0D1A2D13" w14:textId="6668982B" w:rsidR="003763F0" w:rsidRPr="00B216A9" w:rsidRDefault="002834B9" w:rsidP="002834B9">
            <w:pPr>
              <w:pStyle w:val="ListParagraph"/>
              <w:numPr>
                <w:ilvl w:val="0"/>
                <w:numId w:val="58"/>
              </w:numPr>
              <w:rPr>
                <w:rFonts w:cstheme="minorHAnsi"/>
                <w:color w:val="3933FF"/>
              </w:rPr>
            </w:pPr>
            <w:r w:rsidRPr="00B216A9">
              <w:rPr>
                <w:rFonts w:cstheme="minorHAnsi"/>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Pr="00B216A9" w:rsidRDefault="002834B9" w:rsidP="002834B9">
            <w:pPr>
              <w:pStyle w:val="ListParagraph"/>
              <w:numPr>
                <w:ilvl w:val="0"/>
                <w:numId w:val="59"/>
              </w:numPr>
              <w:rPr>
                <w:rFonts w:cstheme="minorHAnsi"/>
                <w:color w:val="3933FF"/>
              </w:rPr>
            </w:pPr>
            <w:r w:rsidRPr="00B216A9">
              <w:rPr>
                <w:rFonts w:cstheme="minorHAnsi"/>
                <w:color w:val="3933FF"/>
              </w:rPr>
              <w:t>Error Decoding VSD Deposit ServiceResponse</w:t>
            </w:r>
          </w:p>
          <w:p w14:paraId="6017A5E1" w14:textId="77777777" w:rsidR="002834B9" w:rsidRPr="00B216A9" w:rsidRDefault="002834B9" w:rsidP="002834B9">
            <w:pPr>
              <w:pStyle w:val="ListParagraph"/>
              <w:numPr>
                <w:ilvl w:val="0"/>
                <w:numId w:val="59"/>
              </w:numPr>
              <w:rPr>
                <w:rFonts w:cstheme="minorHAnsi"/>
                <w:color w:val="3933FF"/>
              </w:rPr>
            </w:pPr>
            <w:r w:rsidRPr="00B216A9">
              <w:rPr>
                <w:rFonts w:cstheme="minorHAnsi"/>
              </w:rPr>
              <w:t>DecodeFailedException</w:t>
            </w:r>
          </w:p>
          <w:p w14:paraId="50F65B9F" w14:textId="392A4A80" w:rsidR="002834B9" w:rsidRPr="00B216A9" w:rsidRDefault="002834B9" w:rsidP="002834B9">
            <w:pPr>
              <w:pStyle w:val="ListParagraph"/>
              <w:numPr>
                <w:ilvl w:val="0"/>
                <w:numId w:val="59"/>
              </w:numPr>
              <w:rPr>
                <w:rFonts w:cstheme="minorHAnsi"/>
                <w:color w:val="3933FF"/>
              </w:rPr>
            </w:pPr>
            <w:r w:rsidRPr="00B216A9">
              <w:rPr>
                <w:rFonts w:cstheme="minorHAnsi"/>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203" w:name="_Toc181331"/>
      <w:r>
        <w:t>VSD Receiver Service</w:t>
      </w:r>
      <w:bookmarkEnd w:id="203"/>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204" w:name="_Ref483487917"/>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2</w:t>
      </w:r>
      <w:r w:rsidR="00D7429F">
        <w:rPr>
          <w:noProof/>
        </w:rPr>
        <w:fldChar w:fldCharType="end"/>
      </w:r>
      <w:bookmarkEnd w:id="204"/>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205" w:name="_Toc181332"/>
      <w:r>
        <w:t>VSD Receiver Service Messages and Alerts</w:t>
      </w:r>
      <w:bookmarkEnd w:id="205"/>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28"/>
        <w:gridCol w:w="3298"/>
        <w:gridCol w:w="326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B216A9" w:rsidRDefault="00832DFA" w:rsidP="00EB4A6F">
            <w:pPr>
              <w:pStyle w:val="ListParagraph"/>
              <w:numPr>
                <w:ilvl w:val="0"/>
                <w:numId w:val="54"/>
              </w:numPr>
              <w:rPr>
                <w:rFonts w:cstheme="minorHAnsi"/>
              </w:rPr>
            </w:pPr>
            <w:r w:rsidRPr="00B216A9">
              <w:rPr>
                <w:rFonts w:cstheme="minorHAnsi"/>
              </w:rPr>
              <w:t>"Error creating socket with port {}"</w:t>
            </w:r>
          </w:p>
          <w:p w14:paraId="7A508CBF" w14:textId="059C0CAA" w:rsidR="003763F0" w:rsidRPr="00B216A9" w:rsidRDefault="00EB4A6F" w:rsidP="00EB4A6F">
            <w:pPr>
              <w:pStyle w:val="ListParagraph"/>
              <w:numPr>
                <w:ilvl w:val="0"/>
                <w:numId w:val="54"/>
              </w:numPr>
              <w:rPr>
                <w:rFonts w:cstheme="minorHAnsi"/>
              </w:rPr>
            </w:pPr>
            <w:r w:rsidRPr="00B216A9">
              <w:rPr>
                <w:rFonts w:cstheme="minorHAnsi"/>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B216A9" w:rsidRDefault="006639DA" w:rsidP="006639DA">
            <w:pPr>
              <w:pStyle w:val="ListParagraph"/>
              <w:numPr>
                <w:ilvl w:val="0"/>
                <w:numId w:val="60"/>
              </w:numPr>
              <w:rPr>
                <w:rFonts w:cstheme="minorHAnsi"/>
              </w:rPr>
            </w:pPr>
            <w:r w:rsidRPr="00B216A9">
              <w:rPr>
                <w:rFonts w:cstheme="minorHAnsi"/>
              </w:rPr>
              <w:t>Error receiving packet</w:t>
            </w:r>
          </w:p>
          <w:p w14:paraId="52E36261" w14:textId="4058FB39" w:rsidR="003763F0" w:rsidRPr="00B216A9" w:rsidRDefault="006639DA" w:rsidP="00443E64">
            <w:pPr>
              <w:pStyle w:val="ListParagraph"/>
              <w:numPr>
                <w:ilvl w:val="0"/>
                <w:numId w:val="60"/>
              </w:numPr>
              <w:rPr>
                <w:rFonts w:cstheme="minorHAnsi"/>
              </w:rPr>
            </w:pPr>
            <w:r w:rsidRPr="00B216A9">
              <w:rPr>
                <w:rFonts w:cstheme="minorHAnsi"/>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B216A9" w:rsidRDefault="00C37E28" w:rsidP="00C37E28">
            <w:pPr>
              <w:pStyle w:val="ListParagraph"/>
              <w:numPr>
                <w:ilvl w:val="0"/>
                <w:numId w:val="61"/>
              </w:numPr>
              <w:rPr>
                <w:rFonts w:cstheme="minorHAnsi"/>
              </w:rPr>
            </w:pPr>
            <w:r w:rsidRPr="00B216A9">
              <w:rPr>
                <w:rFonts w:cstheme="minorHAnsi"/>
              </w:rPr>
              <w:t>Unknown message type received {}</w:t>
            </w:r>
          </w:p>
          <w:p w14:paraId="1B076667" w14:textId="77777777" w:rsidR="003763F0" w:rsidRPr="00B216A9" w:rsidRDefault="003763F0" w:rsidP="00443E64">
            <w:pPr>
              <w:rPr>
                <w:rFonts w:cstheme="minorHAnsi"/>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B216A9" w:rsidRDefault="0006261D" w:rsidP="003909CF">
            <w:pPr>
              <w:pStyle w:val="ListParagraph"/>
              <w:numPr>
                <w:ilvl w:val="0"/>
                <w:numId w:val="61"/>
              </w:numPr>
              <w:rPr>
                <w:rFonts w:cstheme="minorHAnsi"/>
              </w:rPr>
            </w:pPr>
            <w:r w:rsidRPr="00B216A9">
              <w:rPr>
                <w:rFonts w:cstheme="minorHAnsi"/>
              </w:rPr>
              <w:t>Unable to decode UDP message {}</w:t>
            </w:r>
          </w:p>
          <w:p w14:paraId="77E4B65C" w14:textId="77777777" w:rsidR="003909CF" w:rsidRPr="00B216A9" w:rsidRDefault="003909CF" w:rsidP="003909CF">
            <w:pPr>
              <w:pStyle w:val="ListParagraph"/>
              <w:numPr>
                <w:ilvl w:val="0"/>
                <w:numId w:val="61"/>
              </w:numPr>
              <w:rPr>
                <w:rFonts w:cstheme="minorHAnsi"/>
              </w:rPr>
            </w:pPr>
            <w:r w:rsidRPr="00B216A9">
              <w:rPr>
                <w:rFonts w:cstheme="minorHAnsi"/>
              </w:rPr>
              <w:t>DecodeFailedException</w:t>
            </w:r>
          </w:p>
          <w:p w14:paraId="7F64EB4E" w14:textId="05B7C010" w:rsidR="003763F0" w:rsidRPr="00B216A9" w:rsidRDefault="003909CF" w:rsidP="003909CF">
            <w:pPr>
              <w:pStyle w:val="ListParagraph"/>
              <w:numPr>
                <w:ilvl w:val="0"/>
                <w:numId w:val="61"/>
              </w:numPr>
              <w:rPr>
                <w:rFonts w:cstheme="minorHAnsi"/>
              </w:rPr>
            </w:pPr>
            <w:r w:rsidRPr="00B216A9">
              <w:rPr>
                <w:rFonts w:cstheme="minorHAnsi"/>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B216A9" w:rsidRDefault="00A059D6" w:rsidP="00B63E02">
            <w:pPr>
              <w:pStyle w:val="ListParagraph"/>
              <w:numPr>
                <w:ilvl w:val="0"/>
                <w:numId w:val="62"/>
              </w:numPr>
              <w:rPr>
                <w:rFonts w:cstheme="minorHAnsi"/>
              </w:rPr>
            </w:pPr>
            <w:r w:rsidRPr="00B216A9">
              <w:rPr>
                <w:rFonts w:cstheme="minorHAnsi"/>
              </w:rPr>
              <w:t>Unable to convert VehSitDataMessage bundle to BSM list.</w:t>
            </w:r>
          </w:p>
          <w:p w14:paraId="7AAA6048" w14:textId="16784773" w:rsidR="00A059D6" w:rsidRPr="00B216A9" w:rsidRDefault="00B63E02" w:rsidP="00B63E02">
            <w:pPr>
              <w:pStyle w:val="ListParagraph"/>
              <w:numPr>
                <w:ilvl w:val="0"/>
                <w:numId w:val="62"/>
              </w:numPr>
              <w:rPr>
                <w:rFonts w:cstheme="minorHAnsi"/>
                <w:b w:val="0"/>
                <w:bCs w:val="0"/>
              </w:rPr>
            </w:pPr>
            <w:r w:rsidRPr="00B216A9">
              <w:rPr>
                <w:rFonts w:cstheme="minorHAnsi"/>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B216A9" w:rsidRDefault="00B63E02" w:rsidP="00B63E02">
            <w:pPr>
              <w:pStyle w:val="ListParagraph"/>
              <w:numPr>
                <w:ilvl w:val="0"/>
                <w:numId w:val="63"/>
              </w:numPr>
              <w:rPr>
                <w:rFonts w:cstheme="minorHAnsi"/>
              </w:rPr>
            </w:pPr>
            <w:r w:rsidRPr="00B216A9">
              <w:rPr>
                <w:rFonts w:cstheme="minorHAnsi"/>
              </w:rPr>
              <w:t>Unable to convert BSM</w:t>
            </w:r>
          </w:p>
          <w:p w14:paraId="664B1D6D" w14:textId="682E4703" w:rsidR="00B63E02" w:rsidRPr="00B216A9" w:rsidRDefault="00B63E02" w:rsidP="00B63E02">
            <w:pPr>
              <w:pStyle w:val="ListParagraph"/>
              <w:numPr>
                <w:ilvl w:val="0"/>
                <w:numId w:val="63"/>
              </w:numPr>
              <w:rPr>
                <w:rFonts w:cstheme="minorHAnsi"/>
              </w:rPr>
            </w:pPr>
            <w:r w:rsidRPr="00B216A9">
              <w:rPr>
                <w:rFonts w:cstheme="minorHAnsi"/>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206" w:name="_Toc181333"/>
      <w:r>
        <w:t>BSM Receive Service via UDP</w:t>
      </w:r>
      <w:bookmarkEnd w:id="206"/>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207" w:name="_Toc181334"/>
      <w:r>
        <w:t>BSM Receiver Service Messages and Alerts</w:t>
      </w:r>
      <w:bookmarkEnd w:id="207"/>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Pr="00B216A9" w:rsidRDefault="009C5090" w:rsidP="009C5090">
            <w:pPr>
              <w:pStyle w:val="ListParagraph"/>
              <w:numPr>
                <w:ilvl w:val="0"/>
                <w:numId w:val="54"/>
              </w:numPr>
              <w:rPr>
                <w:rFonts w:ascii="Arial" w:hAnsi="Arial" w:cs="Arial"/>
              </w:rPr>
            </w:pPr>
            <w:r w:rsidRPr="00B216A9">
              <w:rPr>
                <w:rFonts w:ascii="Arial" w:hAnsi="Arial" w:cs="Arial"/>
              </w:rPr>
              <w:t>"Error creating socket with port {}"</w:t>
            </w:r>
          </w:p>
          <w:p w14:paraId="3AC24373" w14:textId="42EDA3C3" w:rsidR="004748A1" w:rsidRPr="00B216A9" w:rsidRDefault="009C5090" w:rsidP="009C5090">
            <w:pPr>
              <w:pStyle w:val="ListParagraph"/>
              <w:numPr>
                <w:ilvl w:val="0"/>
                <w:numId w:val="54"/>
              </w:numPr>
              <w:rPr>
                <w:rFonts w:ascii="Arial" w:hAnsi="Arial" w:cs="Arial"/>
              </w:rPr>
            </w:pPr>
            <w:r w:rsidRPr="00B216A9">
              <w:rPr>
                <w:rFonts w:ascii="Arial" w:hAnsi="Arial" w:cs="Arial"/>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When the BSM receiver is initialized, a datagram socket is created to listen for incoming 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t>If the port is already bound to some other program or if the socket creation fails for some 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Pr="00B216A9" w:rsidRDefault="009C5090" w:rsidP="009C5090">
            <w:pPr>
              <w:pStyle w:val="ListParagraph"/>
              <w:numPr>
                <w:ilvl w:val="0"/>
                <w:numId w:val="60"/>
              </w:numPr>
              <w:rPr>
                <w:rFonts w:ascii="Arial" w:hAnsi="Arial" w:cs="Arial"/>
              </w:rPr>
            </w:pPr>
            <w:r w:rsidRPr="00B216A9">
              <w:rPr>
                <w:rFonts w:ascii="Arial" w:hAnsi="Arial" w:cs="Arial"/>
              </w:rPr>
              <w:t>Error receiving packet</w:t>
            </w:r>
          </w:p>
          <w:p w14:paraId="168FFFAB" w14:textId="39EC9659" w:rsidR="004748A1" w:rsidRPr="00B216A9" w:rsidRDefault="009C5090" w:rsidP="009C5090">
            <w:pPr>
              <w:pStyle w:val="ListParagraph"/>
              <w:numPr>
                <w:ilvl w:val="0"/>
                <w:numId w:val="60"/>
              </w:numPr>
              <w:rPr>
                <w:rFonts w:ascii="Arial" w:hAnsi="Arial" w:cs="Arial"/>
              </w:rPr>
            </w:pPr>
            <w:r w:rsidRPr="00B216A9">
              <w:rPr>
                <w:rFonts w:ascii="Arial" w:hAnsi="Arial" w:cs="Arial"/>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B216A9" w:rsidRDefault="00CE0F08" w:rsidP="00443E64">
            <w:pPr>
              <w:pStyle w:val="ListParagraph"/>
              <w:numPr>
                <w:ilvl w:val="0"/>
                <w:numId w:val="61"/>
              </w:numPr>
              <w:rPr>
                <w:rFonts w:ascii="Arial" w:hAnsi="Arial" w:cs="Arial"/>
              </w:rPr>
            </w:pPr>
            <w:r w:rsidRPr="00B216A9">
              <w:rPr>
                <w:rFonts w:ascii="Arial" w:hAnsi="Arial" w:cs="Arial"/>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bl>
    <w:p w14:paraId="41604009" w14:textId="30BD0FA3" w:rsidR="004748A1" w:rsidRDefault="004748A1" w:rsidP="004677FC"/>
    <w:p w14:paraId="600DA632" w14:textId="23399ED7" w:rsidR="00443AE9" w:rsidRDefault="00443AE9" w:rsidP="006134D9">
      <w:pPr>
        <w:pStyle w:val="Heading2"/>
      </w:pPr>
      <w:bookmarkStart w:id="208" w:name="_Toc181335"/>
      <w:r>
        <w:t>Security Services Module</w:t>
      </w:r>
      <w:bookmarkEnd w:id="208"/>
    </w:p>
    <w:p w14:paraId="748F6F53" w14:textId="4347BBD6" w:rsidR="00443AE9" w:rsidRPr="00443AE9" w:rsidRDefault="00443AE9">
      <w:r>
        <w:t xml:space="preserve">ODE integrates with the </w:t>
      </w:r>
      <w:hyperlink r:id="rId37"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r w:rsidRPr="006134D9">
        <w:rPr>
          <w:i/>
        </w:rPr>
        <w:t>ode.securitySvcsSignatureUri</w:t>
      </w:r>
      <w:r>
        <w:t xml:space="preserve"> must be set to point to the JSS domain name or IP:Port number.</w:t>
      </w:r>
      <w:r w:rsidR="005A01B1">
        <w:t xml:space="preserve"> The JSS module must, however, be configured with the DNS name or IP:Port of the Green Hills HSM security service URI. This property can be defined using the environment variable </w:t>
      </w:r>
      <w:r w:rsidR="005A01B1" w:rsidRPr="006134D9">
        <w:rPr>
          <w:i/>
        </w:rPr>
        <w:t>SEC_CRYPTO_SERVICE_BASE_URI</w:t>
      </w:r>
      <w:r w:rsidR="005A01B1">
        <w:t xml:space="preserve">. It must be set to </w:t>
      </w:r>
      <w:hyperlink r:id="rId38"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209" w:name="_Toc181336"/>
      <w:r>
        <w:t>Appendix A: ODE</w:t>
      </w:r>
      <w:r w:rsidRPr="001E40C7">
        <w:t xml:space="preserve"> </w:t>
      </w:r>
      <w:r>
        <w:t>Interface Specification</w:t>
      </w:r>
      <w:bookmarkEnd w:id="20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210" w:name="_Ref471804194"/>
      <w:bookmarkStart w:id="211" w:name="_Toc181337"/>
      <w:r>
        <w:t>File Co</w:t>
      </w:r>
      <w:r w:rsidR="0060433B">
        <w:t>py Data Deposit</w:t>
      </w:r>
      <w:bookmarkEnd w:id="210"/>
      <w:bookmarkEnd w:id="211"/>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uploads/obu</w:t>
      </w:r>
      <w:r w:rsidR="00CA4412">
        <w:rPr>
          <w:rStyle w:val="token"/>
          <w:rFonts w:ascii="Courier New" w:hAnsi="Courier New" w:cs="Courier New"/>
          <w:color w:val="343434"/>
          <w:shd w:val="clear" w:color="auto" w:fill="FCFCFC"/>
        </w:rPr>
        <w:t>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212" w:name="_Toc462052286"/>
      <w:bookmarkStart w:id="213"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58B9004C"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data/wydotLogRecords.h</w:t>
      </w:r>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r>
              <w:t>logRecordType</w:t>
            </w:r>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typedef enum _logRecordType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logRecordType;</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UTC time in seconds from Epoc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spduCertificateChainOverdueCRL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spduInternalConsistencyextDataHashDoesntMatch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t>curLocation</w:t>
            </w:r>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t>rxFrom</w:t>
            </w:r>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214" w:name="_Toc181338"/>
      <w:r>
        <w:t>Messages and Alerts</w:t>
      </w:r>
      <w:bookmarkEnd w:id="214"/>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215"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215"/>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216" w:name="_Ref476570427"/>
      <w:bookmarkStart w:id="217" w:name="_Ref476570491"/>
      <w:bookmarkStart w:id="218" w:name="_Toc181339"/>
      <w:r w:rsidRPr="001E40C7">
        <w:t xml:space="preserve">ODE </w:t>
      </w:r>
      <w:r w:rsidR="005D1916">
        <w:t>REST</w:t>
      </w:r>
      <w:r w:rsidRPr="001E40C7">
        <w:t xml:space="preserve"> API</w:t>
      </w:r>
      <w:bookmarkEnd w:id="212"/>
      <w:bookmarkEnd w:id="213"/>
      <w:bookmarkEnd w:id="216"/>
      <w:bookmarkEnd w:id="217"/>
      <w:bookmarkEnd w:id="218"/>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19" w:name="_Toc462052287"/>
    </w:p>
    <w:p w14:paraId="58651E27" w14:textId="165802E1" w:rsidR="0004668C" w:rsidRDefault="0004668C" w:rsidP="00B54D4D">
      <w:r>
        <w:t>The REST API is documented using Swagger and can be found at</w:t>
      </w:r>
      <w:r w:rsidRPr="0004668C">
        <w:t xml:space="preserve"> </w:t>
      </w:r>
      <w:hyperlink r:id="rId39"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220"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220"/>
      <w:r w:rsidR="00ED0E13">
        <w:t xml:space="preserve"> - </w:t>
      </w:r>
      <w:r w:rsidR="00ED0E13" w:rsidRPr="001B7751">
        <w:t xml:space="preserve">ODE </w:t>
      </w:r>
      <w:r>
        <w:t>REST</w:t>
      </w:r>
      <w:bookmarkEnd w:id="219"/>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221" w:name="_Toc181340"/>
      <w:r>
        <w:t>Upload BSM File</w:t>
      </w:r>
      <w:bookmarkEnd w:id="221"/>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1" w:history="1">
        <w:r w:rsidR="00ED1E57" w:rsidRPr="00ED1E57">
          <w:rPr>
            <w:rStyle w:val="Hyperlink"/>
          </w:rPr>
          <w:t>ODE REST API</w:t>
        </w:r>
      </w:hyperlink>
      <w:r w:rsidR="00ED1E57">
        <w:t xml:space="preserve"> online documentation (</w:t>
      </w:r>
      <w:hyperlink r:id="rId42"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222" w:name="_Toc181341"/>
      <w:bookmarkStart w:id="223" w:name="_Toc462052289"/>
      <w:bookmarkStart w:id="224" w:name="_Ref471804513"/>
      <w:r>
        <w:t xml:space="preserve">MANAGE SNMP </w:t>
      </w:r>
      <w:r w:rsidRPr="00E35BF2">
        <w:t>API</w:t>
      </w:r>
      <w:bookmarkEnd w:id="222"/>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4" w:history="1">
        <w:r w:rsidRPr="00ED1E57">
          <w:rPr>
            <w:rStyle w:val="Hyperlink"/>
          </w:rPr>
          <w:t>ODE REST API</w:t>
        </w:r>
      </w:hyperlink>
      <w:r>
        <w:t xml:space="preserve"> online documentation (</w:t>
      </w:r>
      <w:hyperlink r:id="rId45" w:history="1">
        <w:r w:rsidRPr="00B26353">
          <w:rPr>
            <w:rStyle w:val="Hyperlink"/>
          </w:rPr>
          <w:t>https://usdot-jpo-ode.github.io</w:t>
        </w:r>
      </w:hyperlink>
      <w:r>
        <w:t>) for details.</w:t>
      </w:r>
    </w:p>
    <w:p w14:paraId="6D121423" w14:textId="0D922875" w:rsidR="00A176FA" w:rsidRDefault="00E6110E" w:rsidP="00A176FA">
      <w:pPr>
        <w:pStyle w:val="Heading3"/>
      </w:pPr>
      <w:bookmarkStart w:id="225" w:name="_Toc181342"/>
      <w:r>
        <w:t xml:space="preserve">Traveler Information Message (TIM) </w:t>
      </w:r>
      <w:r w:rsidR="000B7E76">
        <w:t>Interface</w:t>
      </w:r>
      <w:bookmarkEnd w:id="225"/>
    </w:p>
    <w:p w14:paraId="79407A7C" w14:textId="7D0DD6DE" w:rsidR="00836EF5" w:rsidRDefault="00E145C0" w:rsidP="00A176FA">
      <w:r>
        <w:t xml:space="preserve">Refer to the </w:t>
      </w:r>
      <w:hyperlink r:id="rId46"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226" w:name="_Toc181343"/>
      <w:r>
        <w:t>Probe Data Management Messages (</w:t>
      </w:r>
      <w:r w:rsidR="00E145C0">
        <w:t>PDM</w:t>
      </w:r>
      <w:r>
        <w:t>)</w:t>
      </w:r>
      <w:r w:rsidR="00E145C0">
        <w:t xml:space="preserve"> Interface</w:t>
      </w:r>
      <w:bookmarkEnd w:id="226"/>
    </w:p>
    <w:p w14:paraId="0010FAE4" w14:textId="35A72EFD" w:rsidR="00C910EC" w:rsidRPr="00E145C0" w:rsidRDefault="00C910EC" w:rsidP="00E145C0">
      <w:r>
        <w:t xml:space="preserve">Refer to the </w:t>
      </w:r>
      <w:hyperlink r:id="rId47"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227" w:name="_Toc181344"/>
      <w:r w:rsidRPr="00E35BF2">
        <w:t>ODE Streaming API</w:t>
      </w:r>
      <w:bookmarkEnd w:id="223"/>
      <w:bookmarkEnd w:id="224"/>
      <w:bookmarkEnd w:id="227"/>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8"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228" w:name="_Ref471811829"/>
      <w:bookmarkStart w:id="229" w:name="_Toc181345"/>
      <w:r>
        <w:t>Direct Kafka Interface</w:t>
      </w:r>
      <w:bookmarkEnd w:id="228"/>
      <w:bookmarkEnd w:id="229"/>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9"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50"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230"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End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bookmarkStart w:id="231" w:name="_Toc181346"/>
      <w:r>
        <w:t>ODE Output Schema Reference</w:t>
      </w:r>
      <w:bookmarkEnd w:id="231"/>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End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232" w:name="_References" w:displacedByCustomXml="next"/>
    <w:bookmarkEnd w:id="232" w:displacedByCustomXml="next"/>
    <w:bookmarkStart w:id="233" w:name="_Toc181347"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EndPr/>
      <w:sdtContent>
        <w:p w14:paraId="41FF9823" w14:textId="09799FE2" w:rsidR="00992D26" w:rsidRDefault="00992D26">
          <w:pPr>
            <w:pStyle w:val="Heading1"/>
          </w:pPr>
          <w:r>
            <w:t>References</w:t>
          </w:r>
          <w:bookmarkEnd w:id="233"/>
        </w:p>
        <w:sdt>
          <w:sdtPr>
            <w:id w:val="-573587230"/>
            <w:bibliography/>
          </w:sdtPr>
          <w:sdtEnd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230"/>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0549E" w14:textId="77777777" w:rsidR="006A4895" w:rsidRDefault="006A4895">
      <w:pPr>
        <w:spacing w:after="0" w:line="240" w:lineRule="auto"/>
      </w:pPr>
      <w:r>
        <w:separator/>
      </w:r>
    </w:p>
  </w:endnote>
  <w:endnote w:type="continuationSeparator" w:id="0">
    <w:p w14:paraId="5070681B" w14:textId="77777777" w:rsidR="006A4895" w:rsidRDefault="006A4895">
      <w:pPr>
        <w:spacing w:after="0" w:line="240" w:lineRule="auto"/>
      </w:pPr>
      <w:r>
        <w:continuationSeparator/>
      </w:r>
    </w:p>
  </w:endnote>
  <w:endnote w:type="continuationNotice" w:id="1">
    <w:p w14:paraId="2FC385CE" w14:textId="77777777" w:rsidR="006A4895" w:rsidRDefault="006A489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76226014" w:rsidR="00951032" w:rsidRDefault="00951032"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BF4CCC">
      <w:rPr>
        <w:noProof/>
      </w:rPr>
      <w:t>February 4, 2019</w:t>
    </w:r>
    <w:r>
      <w:rPr>
        <w:noProof/>
      </w:rPr>
      <w:fldChar w:fldCharType="end"/>
    </w:r>
  </w:p>
  <w:p w14:paraId="022A2A9B" w14:textId="0E57C247" w:rsidR="00951032" w:rsidRPr="00D47340" w:rsidRDefault="00951032"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713D73E6" w:rsidR="00951032" w:rsidRDefault="00951032">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BF4CCC">
      <w:rPr>
        <w:noProof/>
      </w:rPr>
      <w:t>February 4,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F7B99" w14:textId="77777777" w:rsidR="006A4895" w:rsidRDefault="006A4895">
      <w:pPr>
        <w:spacing w:after="0" w:line="240" w:lineRule="auto"/>
      </w:pPr>
      <w:r>
        <w:separator/>
      </w:r>
    </w:p>
  </w:footnote>
  <w:footnote w:type="continuationSeparator" w:id="0">
    <w:p w14:paraId="695F7228" w14:textId="77777777" w:rsidR="006A4895" w:rsidRDefault="006A4895">
      <w:pPr>
        <w:spacing w:after="0" w:line="240" w:lineRule="auto"/>
      </w:pPr>
      <w:r>
        <w:continuationSeparator/>
      </w:r>
    </w:p>
  </w:footnote>
  <w:footnote w:type="continuationNotice" w:id="1">
    <w:p w14:paraId="02D551DF" w14:textId="77777777" w:rsidR="006A4895" w:rsidRDefault="006A489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951032" w:rsidRPr="00533512" w:rsidRDefault="00951032"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6A4895">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951032" w:rsidRDefault="00951032">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951032" w:rsidRDefault="00951032"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951032" w:rsidRDefault="00951032"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0755F"/>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4895"/>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3FE9"/>
    <w:rsid w:val="007A7E9D"/>
    <w:rsid w:val="007B2F38"/>
    <w:rsid w:val="007B44EC"/>
    <w:rsid w:val="007C3357"/>
    <w:rsid w:val="007D0347"/>
    <w:rsid w:val="007D081B"/>
    <w:rsid w:val="007D2D91"/>
    <w:rsid w:val="007D6419"/>
    <w:rsid w:val="007D64B6"/>
    <w:rsid w:val="007E29F7"/>
    <w:rsid w:val="007E3CC7"/>
    <w:rsid w:val="007E5085"/>
    <w:rsid w:val="007E5CC3"/>
    <w:rsid w:val="007E7476"/>
    <w:rsid w:val="007E7FCE"/>
    <w:rsid w:val="007F467D"/>
    <w:rsid w:val="008028F2"/>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BF4CCC"/>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github.com/usdot-jpo-ode/jpo-ode/blob/develop/docs/ODESwagger.yaml" TargetMode="External"/><Relationship Id="rId50" Type="http://schemas.openxmlformats.org/officeDocument/2006/relationships/hyperlink" Target="https://github.com/b/kafka-websocket/blob/master/pom.x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ip:port" TargetMode="External"/><Relationship Id="rId46" Type="http://schemas.openxmlformats.org/officeDocument/2006/relationships/hyperlink" Target="https://github.com/usdot-jpo-ode/jpo-ode/blob/develop/docs/ODESwagger.ya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security-svcs" TargetMode="External"/><Relationship Id="rId40" Type="http://schemas.openxmlformats.org/officeDocument/2006/relationships/image" Target="media/image4.png"/><Relationship Id="rId45" Type="http://schemas.openxmlformats.org/officeDocument/2006/relationships/hyperlink" Target="https://usdot-jpo-ode.github.io"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hyperlink" Target="https://www.confluent.io/blog/a-comprehensive-open-source-rest-proxy-for-kafka/"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image" Target="media/image5.png"/><Relationship Id="rId48" Type="http://schemas.openxmlformats.org/officeDocument/2006/relationships/hyperlink" Target="http://tools.ietf.org/html/rfc6455"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D80A887-0FED-4526-8E2D-61206D744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1644</TotalTime>
  <Pages>3</Pages>
  <Words>9040</Words>
  <Characters>51529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42</cp:revision>
  <cp:lastPrinted>2017-01-18T03:07:00Z</cp:lastPrinted>
  <dcterms:created xsi:type="dcterms:W3CDTF">2017-09-06T18:30:00Z</dcterms:created>
  <dcterms:modified xsi:type="dcterms:W3CDTF">2019-02-04T19:11:00Z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