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0F6F3A52"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7-08-07T16:02:00Z">
        <w:r w:rsidR="003228C1">
          <w:rPr>
            <w:b/>
            <w:noProof/>
            <w:color w:val="0070C0"/>
          </w:rPr>
          <w:t>August 7, 2017</w:t>
        </w:r>
      </w:ins>
      <w:del w:id="1" w:author="Musavi, Hamid [USA]" w:date="2017-08-07T16:02:00Z">
        <w:r w:rsidR="004677FC" w:rsidDel="003228C1">
          <w:rPr>
            <w:b/>
            <w:noProof/>
            <w:color w:val="0070C0"/>
          </w:rPr>
          <w:delText>July 28, 2017</w:delText>
        </w:r>
      </w:del>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3228C1" w:rsidRDefault="003228C1" w:rsidP="00314B85">
                            <w:pPr>
                              <w:pStyle w:val="BAHOfficeAddressBAH"/>
                              <w:rPr>
                                <w:b/>
                                <w:bCs/>
                              </w:rPr>
                            </w:pPr>
                            <w:r>
                              <w:rPr>
                                <w:b/>
                                <w:bCs/>
                              </w:rPr>
                              <w:t>Booz Allen Hamilton</w:t>
                            </w:r>
                          </w:p>
                          <w:p w14:paraId="5FB437CA" w14:textId="77777777" w:rsidR="003228C1" w:rsidRDefault="003228C1" w:rsidP="00314B85">
                            <w:pPr>
                              <w:pStyle w:val="BAHOfficeAddressBAH"/>
                            </w:pPr>
                            <w:r>
                              <w:t>8283 Greensboro Drive</w:t>
                            </w:r>
                          </w:p>
                          <w:p w14:paraId="1FCD3473" w14:textId="77777777" w:rsidR="003228C1" w:rsidRDefault="003228C1" w:rsidP="00314B85">
                            <w:pPr>
                              <w:pStyle w:val="BAHOfficeAddressBAH"/>
                            </w:pPr>
                            <w:r>
                              <w:t>McLean, VA 22102-3838</w:t>
                            </w:r>
                          </w:p>
                          <w:p w14:paraId="1E61E11E" w14:textId="77777777" w:rsidR="003228C1" w:rsidRDefault="003228C1" w:rsidP="00314B85">
                            <w:pPr>
                              <w:pStyle w:val="BAHOfficeAddressBAH"/>
                            </w:pPr>
                            <w:r>
                              <w:t>Tel 703-902-5000</w:t>
                            </w:r>
                          </w:p>
                          <w:p w14:paraId="2C05FE5D" w14:textId="77777777" w:rsidR="003228C1" w:rsidRDefault="003228C1" w:rsidP="00314B85">
                            <w:pPr>
                              <w:pStyle w:val="BAHOfficeAddressLastBAH"/>
                            </w:pPr>
                            <w:r>
                              <w:t>Fax 703-902-3333</w:t>
                            </w:r>
                          </w:p>
                          <w:p w14:paraId="7CFBEDAE" w14:textId="77777777" w:rsidR="003228C1" w:rsidRDefault="003228C1"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3228C1" w:rsidRDefault="003228C1" w:rsidP="00314B85">
                      <w:pPr>
                        <w:pStyle w:val="BAHOfficeAddressBAH"/>
                        <w:rPr>
                          <w:b/>
                          <w:bCs/>
                        </w:rPr>
                      </w:pPr>
                      <w:r>
                        <w:rPr>
                          <w:b/>
                          <w:bCs/>
                        </w:rPr>
                        <w:t>Booz Allen Hamilton</w:t>
                      </w:r>
                    </w:p>
                    <w:p w14:paraId="5FB437CA" w14:textId="77777777" w:rsidR="003228C1" w:rsidRDefault="003228C1" w:rsidP="00314B85">
                      <w:pPr>
                        <w:pStyle w:val="BAHOfficeAddressBAH"/>
                      </w:pPr>
                      <w:r>
                        <w:t>8283 Greensboro Drive</w:t>
                      </w:r>
                    </w:p>
                    <w:p w14:paraId="1FCD3473" w14:textId="77777777" w:rsidR="003228C1" w:rsidRDefault="003228C1" w:rsidP="00314B85">
                      <w:pPr>
                        <w:pStyle w:val="BAHOfficeAddressBAH"/>
                      </w:pPr>
                      <w:r>
                        <w:t>McLean, VA 22102-3838</w:t>
                      </w:r>
                    </w:p>
                    <w:p w14:paraId="1E61E11E" w14:textId="77777777" w:rsidR="003228C1" w:rsidRDefault="003228C1" w:rsidP="00314B85">
                      <w:pPr>
                        <w:pStyle w:val="BAHOfficeAddressBAH"/>
                      </w:pPr>
                      <w:r>
                        <w:t>Tel 703-902-5000</w:t>
                      </w:r>
                    </w:p>
                    <w:p w14:paraId="2C05FE5D" w14:textId="77777777" w:rsidR="003228C1" w:rsidRDefault="003228C1" w:rsidP="00314B85">
                      <w:pPr>
                        <w:pStyle w:val="BAHOfficeAddressLastBAH"/>
                      </w:pPr>
                      <w:r>
                        <w:t>Fax 703-902-3333</w:t>
                      </w:r>
                    </w:p>
                    <w:p w14:paraId="7CFBEDAE" w14:textId="77777777" w:rsidR="003228C1" w:rsidRDefault="003228C1"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3228C1">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3228C1">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3228C1">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3228C1">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3228C1">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3228C1">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3228C1">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3228C1">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3228C1">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3228C1">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3228C1">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3228C1">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3228C1">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3228C1">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3228C1">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3228C1">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3228C1">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3228C1">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3228C1">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3228C1">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3228C1">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3228C1">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3228C1">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3228C1">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3228C1">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3228C1">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3228C1">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BSM Receive Service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3228C1">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3228C1">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3228C1">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3228C1">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3228C1">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3228C1">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3228C1">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7E104C7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4" w:name="_Toc464836201"/>
      <w:bookmarkStart w:id="5" w:name="_Toc483908129"/>
      <w:r w:rsidRPr="0027246B">
        <w:t>V</w:t>
      </w:r>
      <w:r w:rsidR="00CE5487">
        <w:t>ersion History</w:t>
      </w:r>
      <w:bookmarkEnd w:id="4"/>
      <w:bookmarkEnd w:id="5"/>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bl>
    <w:p w14:paraId="57772AE4" w14:textId="2215594F"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6" w:name="_Toc464836202"/>
      <w:bookmarkStart w:id="7" w:name="_Toc483908130"/>
      <w:r w:rsidRPr="00314B85">
        <w:t>Introduction</w:t>
      </w:r>
      <w:bookmarkEnd w:id="6"/>
      <w:bookmarkEnd w:id="7"/>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8" w:name="_Toc483908131"/>
      <w:r>
        <w:t xml:space="preserve">Project </w:t>
      </w:r>
      <w:r w:rsidR="00F65242">
        <w:t>Overview</w:t>
      </w:r>
      <w:bookmarkEnd w:id="8"/>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9" w:name="_Toc483908132"/>
      <w:r>
        <w:t xml:space="preserve">System </w:t>
      </w:r>
      <w:r w:rsidR="00D83260">
        <w:t>Overview</w:t>
      </w:r>
      <w:bookmarkEnd w:id="9"/>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3228C1" w:rsidP="00B473AE">
      <w:pPr>
        <w:keepNext/>
        <w:jc w:val="center"/>
      </w:pPr>
      <w:r>
        <w:pict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35pt;height:266.85pt">
            <v:imagedata r:id="rId20" o:title=""/>
          </v:shape>
        </w:pict>
      </w:r>
    </w:p>
    <w:p w14:paraId="767F147D" w14:textId="4DC0D8BB" w:rsidR="00453261" w:rsidRDefault="00453261" w:rsidP="00B473AE">
      <w:pPr>
        <w:pStyle w:val="Caption"/>
        <w:jc w:val="center"/>
      </w:pPr>
      <w:bookmarkStart w:id="10" w:name="_Ref470259075"/>
      <w:bookmarkStart w:id="11" w:name="_Ref470259081"/>
      <w:r>
        <w:t xml:space="preserve">Figure </w:t>
      </w:r>
      <w:r w:rsidR="00517F74">
        <w:fldChar w:fldCharType="begin"/>
      </w:r>
      <w:r w:rsidR="00517F74">
        <w:instrText xml:space="preserve"> SEQ Figure \* ARABIC </w:instrText>
      </w:r>
      <w:r w:rsidR="00517F74">
        <w:fldChar w:fldCharType="separate"/>
      </w:r>
      <w:r w:rsidR="00771AF3">
        <w:rPr>
          <w:noProof/>
        </w:rPr>
        <w:t>1</w:t>
      </w:r>
      <w:r w:rsidR="00517F74">
        <w:rPr>
          <w:noProof/>
        </w:rPr>
        <w:fldChar w:fldCharType="end"/>
      </w:r>
      <w:bookmarkEnd w:id="10"/>
      <w:r>
        <w:t xml:space="preserve"> - ODE System Data Producers and Consumers</w:t>
      </w:r>
      <w:bookmarkEnd w:id="11"/>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2" w:name="_Toc462052213"/>
      <w:bookmarkStart w:id="13" w:name="_Toc483908133"/>
      <w:r w:rsidRPr="00116242">
        <w:t>Audience</w:t>
      </w:r>
      <w:bookmarkEnd w:id="12"/>
      <w:bookmarkEnd w:id="13"/>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4" w:name="_Toc462052214"/>
      <w:bookmarkStart w:id="15" w:name="_Toc483908134"/>
      <w:r w:rsidRPr="00116242">
        <w:lastRenderedPageBreak/>
        <w:t>Glossary</w:t>
      </w:r>
      <w:bookmarkEnd w:id="14"/>
      <w:bookmarkEnd w:id="15"/>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6" w:name="_Toc462052215"/>
      <w:bookmarkStart w:id="17" w:name="_Toc483908135"/>
      <w:r>
        <w:t xml:space="preserve">ODE </w:t>
      </w:r>
      <w:r w:rsidRPr="008F6528">
        <w:t>DEVELOPMENT ENVIRONMENT</w:t>
      </w:r>
      <w:bookmarkEnd w:id="16"/>
      <w:bookmarkEnd w:id="17"/>
    </w:p>
    <w:p w14:paraId="667C5AFA" w14:textId="52EF58AC" w:rsidR="00C26C45" w:rsidRPr="006222B8" w:rsidRDefault="00C26C45" w:rsidP="00C26C45">
      <w:pPr>
        <w:pStyle w:val="Heading2"/>
      </w:pPr>
      <w:bookmarkStart w:id="18" w:name="_Toc462052216"/>
      <w:bookmarkStart w:id="19" w:name="_Toc483908136"/>
      <w:r>
        <w:t>J</w:t>
      </w:r>
      <w:r w:rsidRPr="002F7470">
        <w:t>ava Development Tools</w:t>
      </w:r>
      <w:bookmarkEnd w:id="18"/>
      <w:bookmarkEnd w:id="19"/>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20" w:name="_Toc462052217"/>
      <w:bookmarkStart w:id="21" w:name="_Toc483908137"/>
      <w:r w:rsidRPr="00176E93">
        <w:t>Java</w:t>
      </w:r>
      <w:bookmarkEnd w:id="20"/>
      <w:bookmarkEnd w:id="21"/>
    </w:p>
    <w:p w14:paraId="6875E589" w14:textId="77777777" w:rsidR="00C26C45" w:rsidRDefault="00C26C45" w:rsidP="00C26C45">
      <w:r>
        <w:t>Install Java Development Kit (JDK) 1.8</w:t>
      </w:r>
    </w:p>
    <w:p w14:paraId="0DF3A6FE" w14:textId="77777777" w:rsidR="00C26C45" w:rsidRDefault="003228C1"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2" w:name="_Toc462052218"/>
      <w:bookmarkStart w:id="23" w:name="_Toc483908138"/>
      <w:r w:rsidRPr="00176E93">
        <w:t>Eclipse IDE</w:t>
      </w:r>
      <w:bookmarkEnd w:id="22"/>
      <w:bookmarkEnd w:id="23"/>
    </w:p>
    <w:p w14:paraId="3684579F" w14:textId="77777777" w:rsidR="00C26C45" w:rsidRDefault="00C26C45" w:rsidP="00C26C45">
      <w:r>
        <w:t xml:space="preserve">Download and install Eclipse. </w:t>
      </w:r>
    </w:p>
    <w:p w14:paraId="0E222FCE" w14:textId="77777777" w:rsidR="00C26C45" w:rsidRDefault="003228C1"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4" w:name="_Toc462052219"/>
      <w:bookmarkStart w:id="25" w:name="_Toc483908139"/>
      <w:r>
        <w:t>M</w:t>
      </w:r>
      <w:r w:rsidRPr="00176E93">
        <w:t>aven</w:t>
      </w:r>
      <w:bookmarkEnd w:id="24"/>
      <w:bookmarkEnd w:id="25"/>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26" w:name="_Toc462052236"/>
      <w:bookmarkStart w:id="27" w:name="_Toc483908140"/>
      <w:r>
        <w:t>Git</w:t>
      </w:r>
      <w:r w:rsidR="00C26C45" w:rsidRPr="00D76B4F">
        <w:t xml:space="preserve"> Version Control</w:t>
      </w:r>
      <w:bookmarkEnd w:id="26"/>
      <w:bookmarkEnd w:id="27"/>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8" w:name="_Toc462052238"/>
      <w:bookmarkStart w:id="29" w:name="_Toc483908141"/>
      <w:r w:rsidRPr="003213A4">
        <w:t>Build</w:t>
      </w:r>
      <w:r w:rsidR="00ED0E13">
        <w:t>ing</w:t>
      </w:r>
      <w:r w:rsidRPr="003213A4">
        <w:t xml:space="preserve"> </w:t>
      </w:r>
      <w:bookmarkEnd w:id="28"/>
      <w:r w:rsidR="00C110E9">
        <w:t xml:space="preserve">ODE </w:t>
      </w:r>
      <w:r w:rsidR="00ED0E13">
        <w:t>Software Artifacts</w:t>
      </w:r>
      <w:bookmarkEnd w:id="29"/>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26"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27"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30" w:name="_Toc483908142"/>
      <w:r>
        <w:t xml:space="preserve">Open-Source </w:t>
      </w:r>
      <w:r w:rsidR="007038D0">
        <w:t>Repository</w:t>
      </w:r>
      <w:bookmarkEnd w:id="30"/>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31" w:name="_Toc483908143"/>
      <w:r>
        <w:t>Pr</w:t>
      </w:r>
      <w:r w:rsidR="00284505">
        <w:t>ivate Repository</w:t>
      </w:r>
      <w:bookmarkEnd w:id="31"/>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8"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32" w:name="_Toc462052239"/>
      <w:bookmarkStart w:id="33" w:name="_Ref471486364"/>
      <w:bookmarkStart w:id="34" w:name="_Ref471486373"/>
      <w:bookmarkStart w:id="35" w:name="_Toc462052247"/>
      <w:r>
        <w:t xml:space="preserve">ASN.1 </w:t>
      </w:r>
      <w:r w:rsidRPr="003213A4">
        <w:t>Java API</w:t>
      </w:r>
      <w:bookmarkEnd w:id="32"/>
      <w:bookmarkEnd w:id="33"/>
      <w:bookmarkEnd w:id="34"/>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29"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6" w:name="_Toc462052243"/>
      <w:r w:rsidRPr="00211532">
        <w:t>Build</w:t>
      </w:r>
      <w:r w:rsidR="00671FAC">
        <w:t xml:space="preserve"> and Deploy</w:t>
      </w:r>
      <w:r w:rsidRPr="00211532">
        <w:t xml:space="preserve"> Procedure</w:t>
      </w:r>
      <w:bookmarkEnd w:id="36"/>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7" w:name="_Toc462052259"/>
      <w:bookmarkStart w:id="38" w:name="_Toc483908144"/>
      <w:bookmarkStart w:id="39" w:name="_Ref489003471"/>
      <w:bookmarkEnd w:id="35"/>
      <w:r>
        <w:t xml:space="preserve">ODE </w:t>
      </w:r>
      <w:bookmarkEnd w:id="37"/>
      <w:r>
        <w:t>Application Properties</w:t>
      </w:r>
      <w:bookmarkEnd w:id="38"/>
      <w:bookmarkEnd w:id="39"/>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42" w:name="_Ref483487699"/>
      <w:r>
        <w:t xml:space="preserve">Table </w:t>
      </w:r>
      <w:r w:rsidR="00517F74">
        <w:fldChar w:fldCharType="begin"/>
      </w:r>
      <w:r w:rsidR="00517F74">
        <w:instrText xml:space="preserve"> SEQ Table \* ARABIC </w:instrText>
      </w:r>
      <w:r w:rsidR="00517F74">
        <w:fldChar w:fldCharType="separate"/>
      </w:r>
      <w:r>
        <w:rPr>
          <w:noProof/>
        </w:rPr>
        <w:t>1</w:t>
      </w:r>
      <w:r w:rsidR="00517F74">
        <w:rPr>
          <w:noProof/>
        </w:rPr>
        <w:fldChar w:fldCharType="end"/>
      </w:r>
      <w:r>
        <w:t xml:space="preserve"> - ODE Application Properties</w:t>
      </w:r>
      <w:bookmarkEnd w:id="42"/>
    </w:p>
    <w:tbl>
      <w:tblPr>
        <w:tblStyle w:val="GridTable4-Accent11"/>
        <w:tblW w:w="13045" w:type="dxa"/>
        <w:tblLayout w:type="fixed"/>
        <w:tblLook w:val="04A0" w:firstRow="1" w:lastRow="0" w:firstColumn="1" w:lastColumn="0" w:noHBand="0" w:noVBand="1"/>
        <w:tblPrChange w:id="43" w:author="Musavi, Hamid [USA]" w:date="2017-08-07T18:44:00Z">
          <w:tblPr>
            <w:tblStyle w:val="GridTable4-Accent11"/>
            <w:tblW w:w="13045" w:type="dxa"/>
            <w:tblLayout w:type="fixed"/>
            <w:tblLook w:val="04A0" w:firstRow="1" w:lastRow="0" w:firstColumn="1" w:lastColumn="0" w:noHBand="0" w:noVBand="1"/>
          </w:tblPr>
        </w:tblPrChange>
      </w:tblPr>
      <w:tblGrid>
        <w:gridCol w:w="3775"/>
        <w:gridCol w:w="3330"/>
        <w:gridCol w:w="1170"/>
        <w:gridCol w:w="4770"/>
        <w:tblGridChange w:id="44">
          <w:tblGrid>
            <w:gridCol w:w="3665"/>
            <w:gridCol w:w="110"/>
            <w:gridCol w:w="3330"/>
            <w:gridCol w:w="1170"/>
            <w:gridCol w:w="4770"/>
          </w:tblGrid>
        </w:tblGridChange>
      </w:tblGrid>
      <w:tr w:rsidR="00D6784D" w14:paraId="7516CDAA" w14:textId="77777777" w:rsidTr="00D102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Change w:id="45" w:author="Musavi, Hamid [USA]" w:date="2017-08-07T18:44:00Z">
              <w:tcPr>
                <w:tcW w:w="3665" w:type="dxa"/>
                <w:hideMark/>
              </w:tcPr>
            </w:tcPrChange>
          </w:tcPr>
          <w:p w14:paraId="09BC081B" w14:textId="77777777" w:rsidR="00D6784D" w:rsidRDefault="00D6784D" w:rsidP="00D6784D">
            <w:pPr>
              <w:jc w:val="center"/>
              <w:cnfStyle w:val="101000000000" w:firstRow="1" w:lastRow="0" w:firstColumn="1" w:lastColumn="0" w:oddVBand="0" w:evenVBand="0" w:oddHBand="0" w:evenHBand="0" w:firstRowFirstColumn="0" w:firstRowLastColumn="0" w:lastRowFirstColumn="0" w:lastRowLastColumn="0"/>
              <w:rPr>
                <w:b w:val="0"/>
                <w:bCs w:val="0"/>
              </w:rPr>
            </w:pPr>
            <w:r>
              <w:t>Name</w:t>
            </w:r>
          </w:p>
        </w:tc>
        <w:tc>
          <w:tcPr>
            <w:tcW w:w="3330" w:type="dxa"/>
            <w:tcPrChange w:id="46" w:author="Musavi, Hamid [USA]" w:date="2017-08-07T18:44:00Z">
              <w:tcPr>
                <w:tcW w:w="3440" w:type="dxa"/>
                <w:gridSpan w:val="2"/>
              </w:tcPr>
            </w:tcPrChange>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Change w:id="47" w:author="Musavi, Hamid [USA]" w:date="2017-08-07T18:44:00Z">
              <w:tcPr>
                <w:tcW w:w="1170" w:type="dxa"/>
              </w:tcPr>
            </w:tcPrChange>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Change w:id="48" w:author="Musavi, Hamid [USA]" w:date="2017-08-07T18:44:00Z">
              <w:tcPr>
                <w:tcW w:w="4770" w:type="dxa"/>
                <w:hideMark/>
              </w:tcPr>
            </w:tcPrChange>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D10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Change w:id="49" w:author="Musavi, Hamid [USA]" w:date="2017-08-07T18:44:00Z">
              <w:tcPr>
                <w:tcW w:w="3665" w:type="dxa"/>
              </w:tcPr>
            </w:tcPrChange>
          </w:tcPr>
          <w:p w14:paraId="06DCE254" w14:textId="77777777" w:rsidR="00D6784D" w:rsidRPr="00B900E1" w:rsidRDefault="00D6784D" w:rsidP="00D6784D">
            <w:pPr>
              <w:cnfStyle w:val="001000100000" w:firstRow="0" w:lastRow="0" w:firstColumn="1" w:lastColumn="0" w:oddVBand="0" w:evenVBand="0" w:oddHBand="1" w:evenHBand="0" w:firstRowFirstColumn="0" w:firstRowLastColumn="0" w:lastRowFirstColumn="0" w:lastRowLastColumn="0"/>
              <w:rPr>
                <w:b w:val="0"/>
              </w:rPr>
            </w:pPr>
            <w:r w:rsidRPr="00780835">
              <w:rPr>
                <w:b w:val="0"/>
              </w:rPr>
              <w:t>ode.kafkaBrokers</w:t>
            </w:r>
          </w:p>
        </w:tc>
        <w:tc>
          <w:tcPr>
            <w:tcW w:w="3330" w:type="dxa"/>
            <w:tcPrChange w:id="50" w:author="Musavi, Hamid [USA]" w:date="2017-08-07T18:44:00Z">
              <w:tcPr>
                <w:tcW w:w="3440" w:type="dxa"/>
                <w:gridSpan w:val="2"/>
              </w:tcPr>
            </w:tcPrChange>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170" w:type="dxa"/>
            <w:tcPrChange w:id="51" w:author="Musavi, Hamid [USA]" w:date="2017-08-07T18:44:00Z">
              <w:tcPr>
                <w:tcW w:w="1170" w:type="dxa"/>
              </w:tcPr>
            </w:tcPrChange>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Change w:id="52" w:author="Musavi, Hamid [USA]" w:date="2017-08-07T18:44:00Z">
              <w:tcPr>
                <w:tcW w:w="4770" w:type="dxa"/>
              </w:tcPr>
            </w:tcPrChange>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D6784D" w:rsidRPr="00B900E1" w14:paraId="345849CA" w14:textId="77777777" w:rsidTr="00D1028D">
        <w:tc>
          <w:tcPr>
            <w:cnfStyle w:val="001000000000" w:firstRow="0" w:lastRow="0" w:firstColumn="1" w:lastColumn="0" w:oddVBand="0" w:evenVBand="0" w:oddHBand="0" w:evenHBand="0" w:firstRowFirstColumn="0" w:firstRowLastColumn="0" w:lastRowFirstColumn="0" w:lastRowLastColumn="0"/>
            <w:tcW w:w="3775" w:type="dxa"/>
            <w:tcPrChange w:id="53" w:author="Musavi, Hamid [USA]" w:date="2017-08-07T18:44:00Z">
              <w:tcPr>
                <w:tcW w:w="3665" w:type="dxa"/>
              </w:tcPr>
            </w:tcPrChange>
          </w:tcPr>
          <w:p w14:paraId="517C5D09" w14:textId="77777777" w:rsidR="00D6784D" w:rsidRPr="00B900E1" w:rsidRDefault="00D6784D" w:rsidP="00D6784D">
            <w:pPr>
              <w:rPr>
                <w:b w:val="0"/>
              </w:rPr>
            </w:pPr>
            <w:r w:rsidRPr="00780835">
              <w:rPr>
                <w:b w:val="0"/>
              </w:rPr>
              <w:t>ode.uploadLocation</w:t>
            </w:r>
            <w:r>
              <w:rPr>
                <w:b w:val="0"/>
              </w:rPr>
              <w:t>Root</w:t>
            </w:r>
          </w:p>
        </w:tc>
        <w:tc>
          <w:tcPr>
            <w:tcW w:w="3330" w:type="dxa"/>
            <w:tcPrChange w:id="54" w:author="Musavi, Hamid [USA]" w:date="2017-08-07T18:44:00Z">
              <w:tcPr>
                <w:tcW w:w="3440" w:type="dxa"/>
                <w:gridSpan w:val="2"/>
              </w:tcPr>
            </w:tcPrChange>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170" w:type="dxa"/>
            <w:tcPrChange w:id="55" w:author="Musavi, Hamid [USA]" w:date="2017-08-07T18:44:00Z">
              <w:tcPr>
                <w:tcW w:w="1170" w:type="dxa"/>
              </w:tcPr>
            </w:tcPrChange>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Change w:id="56" w:author="Musavi, Hamid [USA]" w:date="2017-08-07T18:44:00Z">
              <w:tcPr>
                <w:tcW w:w="4770" w:type="dxa"/>
              </w:tcPr>
            </w:tcPrChange>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D1028D">
        <w:trPr>
          <w:cnfStyle w:val="000000100000" w:firstRow="0" w:lastRow="0" w:firstColumn="0" w:lastColumn="0" w:oddVBand="0" w:evenVBand="0" w:oddHBand="1" w:evenHBand="0" w:firstRowFirstColumn="0" w:firstRowLastColumn="0" w:lastRowFirstColumn="0" w:lastRowLastColumn="0"/>
          <w:trHeight w:val="197"/>
          <w:trPrChange w:id="57"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58" w:author="Musavi, Hamid [USA]" w:date="2017-08-07T18:44:00Z">
              <w:tcPr>
                <w:tcW w:w="3665" w:type="dxa"/>
              </w:tcPr>
            </w:tcPrChange>
          </w:tcPr>
          <w:p w14:paraId="3A1396A9" w14:textId="77777777" w:rsidR="00D6784D" w:rsidRPr="00780835" w:rsidRDefault="00D6784D" w:rsidP="00D6784D">
            <w:pPr>
              <w:cnfStyle w:val="001000100000" w:firstRow="0" w:lastRow="0" w:firstColumn="1" w:lastColumn="0" w:oddVBand="0" w:evenVBand="0" w:oddHBand="1" w:evenHBand="0" w:firstRowFirstColumn="0" w:firstRowLastColumn="0" w:lastRowFirstColumn="0" w:lastRowLastColumn="0"/>
            </w:pPr>
            <w:r w:rsidRPr="00780835">
              <w:rPr>
                <w:b w:val="0"/>
              </w:rPr>
              <w:t>ode.uploadLocation</w:t>
            </w:r>
            <w:r>
              <w:rPr>
                <w:b w:val="0"/>
              </w:rPr>
              <w:t>Bsm</w:t>
            </w:r>
          </w:p>
        </w:tc>
        <w:tc>
          <w:tcPr>
            <w:tcW w:w="3330" w:type="dxa"/>
            <w:tcPrChange w:id="59" w:author="Musavi, Hamid [USA]" w:date="2017-08-07T18:44:00Z">
              <w:tcPr>
                <w:tcW w:w="3440" w:type="dxa"/>
                <w:gridSpan w:val="2"/>
              </w:tcPr>
            </w:tcPrChange>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./uploads/bsm</w:t>
            </w:r>
          </w:p>
        </w:tc>
        <w:tc>
          <w:tcPr>
            <w:tcW w:w="1170" w:type="dxa"/>
            <w:tcPrChange w:id="60" w:author="Musavi, Hamid [USA]" w:date="2017-08-07T18:44:00Z">
              <w:tcPr>
                <w:tcW w:w="1170" w:type="dxa"/>
              </w:tcPr>
            </w:tcPrChange>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Change w:id="61" w:author="Musavi, Hamid [USA]" w:date="2017-08-07T18:44:00Z">
              <w:tcPr>
                <w:tcW w:w="4770" w:type="dxa"/>
              </w:tcPr>
            </w:tcPrChange>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D1028D">
        <w:trPr>
          <w:trHeight w:val="197"/>
          <w:trPrChange w:id="62"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63" w:author="Musavi, Hamid [USA]" w:date="2017-08-07T18:44:00Z">
              <w:tcPr>
                <w:tcW w:w="3665" w:type="dxa"/>
              </w:tcPr>
            </w:tcPrChange>
          </w:tcPr>
          <w:p w14:paraId="75958BB5" w14:textId="77777777" w:rsidR="00D6784D" w:rsidRPr="00780835" w:rsidRDefault="00D6784D" w:rsidP="00D6784D">
            <w:r w:rsidRPr="00780835">
              <w:rPr>
                <w:b w:val="0"/>
              </w:rPr>
              <w:t>ode.uploadLocation</w:t>
            </w:r>
            <w:r>
              <w:rPr>
                <w:b w:val="0"/>
              </w:rPr>
              <w:t>MessageFrame</w:t>
            </w:r>
          </w:p>
        </w:tc>
        <w:tc>
          <w:tcPr>
            <w:tcW w:w="3330" w:type="dxa"/>
            <w:tcPrChange w:id="64" w:author="Musavi, Hamid [USA]" w:date="2017-08-07T18:44:00Z">
              <w:tcPr>
                <w:tcW w:w="3440" w:type="dxa"/>
                <w:gridSpan w:val="2"/>
              </w:tcPr>
            </w:tcPrChange>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./uploads/messageframe</w:t>
            </w:r>
          </w:p>
        </w:tc>
        <w:tc>
          <w:tcPr>
            <w:tcW w:w="1170" w:type="dxa"/>
            <w:tcPrChange w:id="65" w:author="Musavi, Hamid [USA]" w:date="2017-08-07T18:44:00Z">
              <w:tcPr>
                <w:tcW w:w="1170" w:type="dxa"/>
              </w:tcPr>
            </w:tcPrChange>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Change w:id="66" w:author="Musavi, Hamid [USA]" w:date="2017-08-07T18:44:00Z">
              <w:tcPr>
                <w:tcW w:w="4770" w:type="dxa"/>
              </w:tcPr>
            </w:tcPrChange>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D1028D">
        <w:trPr>
          <w:cnfStyle w:val="000000100000" w:firstRow="0" w:lastRow="0" w:firstColumn="0" w:lastColumn="0" w:oddVBand="0" w:evenVBand="0" w:oddHBand="1" w:evenHBand="0" w:firstRowFirstColumn="0" w:firstRowLastColumn="0" w:lastRowFirstColumn="0" w:lastRowLastColumn="0"/>
          <w:trHeight w:val="197"/>
          <w:trPrChange w:id="67"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68" w:author="Musavi, Hamid [USA]" w:date="2017-08-07T18:44:00Z">
              <w:tcPr>
                <w:tcW w:w="3665" w:type="dxa"/>
              </w:tcPr>
            </w:tcPrChange>
          </w:tcPr>
          <w:p w14:paraId="534C6996" w14:textId="74D96C86" w:rsidR="00D6784D" w:rsidRPr="00780835" w:rsidRDefault="00D6784D" w:rsidP="00D6784D">
            <w:pPr>
              <w:cnfStyle w:val="001000100000" w:firstRow="0" w:lastRow="0" w:firstColumn="1" w:lastColumn="0" w:oddVBand="0" w:evenVBand="0" w:oddHBand="1" w:evenHBand="0" w:firstRowFirstColumn="0" w:firstRowLastColumn="0" w:lastRowFirstColumn="0" w:lastRowLastColumn="0"/>
            </w:pPr>
            <w:r>
              <w:rPr>
                <w:b w:val="0"/>
              </w:rPr>
              <w:t>ode.</w:t>
            </w:r>
            <w:del w:id="69" w:author="Musavi, Hamid [USA]" w:date="2017-08-07T16:05:00Z">
              <w:r w:rsidDel="003228C1">
                <w:delText xml:space="preserve"> </w:delText>
              </w:r>
            </w:del>
            <w:r w:rsidRPr="003D5949">
              <w:rPr>
                <w:b w:val="0"/>
              </w:rPr>
              <w:t>pluginsLocations</w:t>
            </w:r>
          </w:p>
        </w:tc>
        <w:tc>
          <w:tcPr>
            <w:tcW w:w="3330" w:type="dxa"/>
            <w:tcPrChange w:id="70" w:author="Musavi, Hamid [USA]" w:date="2017-08-07T18:44:00Z">
              <w:tcPr>
                <w:tcW w:w="3440" w:type="dxa"/>
                <w:gridSpan w:val="2"/>
              </w:tcPr>
            </w:tcPrChange>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170" w:type="dxa"/>
            <w:tcPrChange w:id="71" w:author="Musavi, Hamid [USA]" w:date="2017-08-07T18:44:00Z">
              <w:tcPr>
                <w:tcW w:w="1170" w:type="dxa"/>
              </w:tcPr>
            </w:tcPrChange>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Change w:id="72" w:author="Musavi, Hamid [USA]" w:date="2017-08-07T18:44:00Z">
              <w:tcPr>
                <w:tcW w:w="4770" w:type="dxa"/>
              </w:tcPr>
            </w:tcPrChange>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D1028D">
        <w:trPr>
          <w:trHeight w:val="197"/>
          <w:trPrChange w:id="73"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74" w:author="Musavi, Hamid [USA]" w:date="2017-08-07T18:44:00Z">
              <w:tcPr>
                <w:tcW w:w="3665" w:type="dxa"/>
              </w:tcPr>
            </w:tcPrChange>
          </w:tcPr>
          <w:p w14:paraId="098FF2CB" w14:textId="26C345BC" w:rsidR="00D6784D" w:rsidRDefault="00D6784D" w:rsidP="00D6784D">
            <w:r>
              <w:rPr>
                <w:b w:val="0"/>
              </w:rPr>
              <w:t>ode.</w:t>
            </w:r>
            <w:del w:id="75" w:author="Musavi, Hamid [USA]" w:date="2017-08-07T16:05:00Z">
              <w:r w:rsidDel="003228C1">
                <w:delText xml:space="preserve"> </w:delText>
              </w:r>
            </w:del>
            <w:r w:rsidRPr="003551B9">
              <w:rPr>
                <w:b w:val="0"/>
              </w:rPr>
              <w:t>asn1CoderClassName</w:t>
            </w:r>
          </w:p>
        </w:tc>
        <w:tc>
          <w:tcPr>
            <w:tcW w:w="3330" w:type="dxa"/>
            <w:tcPrChange w:id="76" w:author="Musavi, Hamid [USA]" w:date="2017-08-07T18:44:00Z">
              <w:tcPr>
                <w:tcW w:w="3440" w:type="dxa"/>
                <w:gridSpan w:val="2"/>
              </w:tcPr>
            </w:tcPrChange>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70" w:type="dxa"/>
            <w:tcPrChange w:id="77" w:author="Musavi, Hamid [USA]" w:date="2017-08-07T18:44:00Z">
              <w:tcPr>
                <w:tcW w:w="1170" w:type="dxa"/>
              </w:tcPr>
            </w:tcPrChange>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Change w:id="78" w:author="Musavi, Hamid [USA]" w:date="2017-08-07T18:44:00Z">
              <w:tcPr>
                <w:tcW w:w="4770" w:type="dxa"/>
              </w:tcPr>
            </w:tcPrChange>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How Kafka producers write to topics: valid values are async and sync for asynchronous writes and synchronous writes, respectively.</w:t>
            </w:r>
          </w:p>
        </w:tc>
      </w:tr>
      <w:tr w:rsidR="00D6784D" w:rsidRPr="00B900E1" w14:paraId="525CE710" w14:textId="77777777" w:rsidTr="00D1028D">
        <w:trPr>
          <w:cnfStyle w:val="000000100000" w:firstRow="0" w:lastRow="0" w:firstColumn="0" w:lastColumn="0" w:oddVBand="0" w:evenVBand="0" w:oddHBand="1" w:evenHBand="0" w:firstRowFirstColumn="0" w:firstRowLastColumn="0" w:lastRowFirstColumn="0" w:lastRowLastColumn="0"/>
          <w:trHeight w:val="197"/>
          <w:trPrChange w:id="79"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80" w:author="Musavi, Hamid [USA]" w:date="2017-08-07T18:44:00Z">
              <w:tcPr>
                <w:tcW w:w="3665" w:type="dxa"/>
              </w:tcPr>
            </w:tcPrChange>
          </w:tcPr>
          <w:p w14:paraId="32B413B2" w14:textId="6E551969" w:rsidR="00D6784D" w:rsidRDefault="00D6784D" w:rsidP="00D6784D">
            <w:pPr>
              <w:cnfStyle w:val="001000100000" w:firstRow="0" w:lastRow="0" w:firstColumn="1" w:lastColumn="0" w:oddVBand="0" w:evenVBand="0" w:oddHBand="1" w:evenHBand="0" w:firstRowFirstColumn="0" w:firstRowLastColumn="0" w:lastRowFirstColumn="0" w:lastRowLastColumn="0"/>
            </w:pPr>
            <w:r>
              <w:rPr>
                <w:b w:val="0"/>
              </w:rPr>
              <w:t>ode.</w:t>
            </w:r>
            <w:del w:id="81" w:author="Musavi, Hamid [USA]" w:date="2017-08-07T16:05:00Z">
              <w:r w:rsidDel="003228C1">
                <w:delText xml:space="preserve"> </w:delText>
              </w:r>
            </w:del>
            <w:r w:rsidRPr="003551B9">
              <w:rPr>
                <w:b w:val="0"/>
              </w:rPr>
              <w:t>kafkaProducerType</w:t>
            </w:r>
          </w:p>
        </w:tc>
        <w:tc>
          <w:tcPr>
            <w:tcW w:w="3330" w:type="dxa"/>
            <w:tcPrChange w:id="82" w:author="Musavi, Hamid [USA]" w:date="2017-08-07T18:44:00Z">
              <w:tcPr>
                <w:tcW w:w="3440" w:type="dxa"/>
                <w:gridSpan w:val="2"/>
              </w:tcPr>
            </w:tcPrChange>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async</w:t>
            </w:r>
          </w:p>
        </w:tc>
        <w:tc>
          <w:tcPr>
            <w:tcW w:w="1170" w:type="dxa"/>
            <w:tcPrChange w:id="83" w:author="Musavi, Hamid [USA]" w:date="2017-08-07T18:44:00Z">
              <w:tcPr>
                <w:tcW w:w="1170" w:type="dxa"/>
              </w:tcPr>
            </w:tcPrChange>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Change w:id="84" w:author="Musavi, Hamid [USA]" w:date="2017-08-07T18:44:00Z">
              <w:tcPr>
                <w:tcW w:w="4770" w:type="dxa"/>
              </w:tcPr>
            </w:tcPrChange>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D1028D">
        <w:trPr>
          <w:trHeight w:val="197"/>
          <w:trPrChange w:id="85"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86" w:author="Musavi, Hamid [USA]" w:date="2017-08-07T18:44:00Z">
              <w:tcPr>
                <w:tcW w:w="3665" w:type="dxa"/>
              </w:tcPr>
            </w:tcPrChange>
          </w:tcPr>
          <w:p w14:paraId="511939A3" w14:textId="19FB56D9" w:rsidR="00D6784D" w:rsidRDefault="00D6784D" w:rsidP="00D6784D">
            <w:r>
              <w:rPr>
                <w:b w:val="0"/>
              </w:rPr>
              <w:t>ode.</w:t>
            </w:r>
            <w:del w:id="87" w:author="Musavi, Hamid [USA]" w:date="2017-08-07T16:05:00Z">
              <w:r w:rsidDel="003228C1">
                <w:delText xml:space="preserve"> </w:delText>
              </w:r>
            </w:del>
            <w:r w:rsidRPr="003551B9">
              <w:rPr>
                <w:b w:val="0"/>
              </w:rPr>
              <w:t>ddsCasUsername</w:t>
            </w:r>
          </w:p>
        </w:tc>
        <w:tc>
          <w:tcPr>
            <w:tcW w:w="3330" w:type="dxa"/>
            <w:tcPrChange w:id="88" w:author="Musavi, Hamid [USA]" w:date="2017-08-07T18:44:00Z">
              <w:tcPr>
                <w:tcW w:w="3440" w:type="dxa"/>
                <w:gridSpan w:val="2"/>
              </w:tcPr>
            </w:tcPrChange>
          </w:tcPr>
          <w:p w14:paraId="4FC50079" w14:textId="54043664" w:rsidR="00D6784D" w:rsidRDefault="002413A0" w:rsidP="00D6784D">
            <w:pPr>
              <w:cnfStyle w:val="000000000000" w:firstRow="0" w:lastRow="0" w:firstColumn="0" w:lastColumn="0" w:oddVBand="0" w:evenVBand="0" w:oddHBand="0" w:evenHBand="0" w:firstRowFirstColumn="0" w:firstRowLastColumn="0" w:lastRowFirstColumn="0" w:lastRowLastColumn="0"/>
            </w:pPr>
            <w:ins w:id="89" w:author="Musavi, Hamid [USA]" w:date="2017-08-07T18:49:00Z">
              <w:r>
                <w:t>null</w:t>
              </w:r>
            </w:ins>
          </w:p>
        </w:tc>
        <w:tc>
          <w:tcPr>
            <w:tcW w:w="1170" w:type="dxa"/>
            <w:tcPrChange w:id="90" w:author="Musavi, Hamid [USA]" w:date="2017-08-07T18:44:00Z">
              <w:tcPr>
                <w:tcW w:w="1170" w:type="dxa"/>
              </w:tcPr>
            </w:tcPrChange>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4770" w:type="dxa"/>
            <w:tcPrChange w:id="91" w:author="Musavi, Hamid [USA]" w:date="2017-08-07T18:44:00Z">
              <w:tcPr>
                <w:tcW w:w="4770" w:type="dxa"/>
              </w:tcPr>
            </w:tcPrChange>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D1028D">
        <w:trPr>
          <w:cnfStyle w:val="000000100000" w:firstRow="0" w:lastRow="0" w:firstColumn="0" w:lastColumn="0" w:oddVBand="0" w:evenVBand="0" w:oddHBand="1" w:evenHBand="0" w:firstRowFirstColumn="0" w:firstRowLastColumn="0" w:lastRowFirstColumn="0" w:lastRowLastColumn="0"/>
          <w:trHeight w:val="197"/>
          <w:trPrChange w:id="92"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93" w:author="Musavi, Hamid [USA]" w:date="2017-08-07T18:44:00Z">
              <w:tcPr>
                <w:tcW w:w="3665" w:type="dxa"/>
              </w:tcPr>
            </w:tcPrChange>
          </w:tcPr>
          <w:p w14:paraId="61615AE6" w14:textId="57003FCE" w:rsidR="00D6784D" w:rsidRDefault="00D6784D" w:rsidP="00D6784D">
            <w:pPr>
              <w:cnfStyle w:val="001000100000" w:firstRow="0" w:lastRow="0" w:firstColumn="1" w:lastColumn="0" w:oddVBand="0" w:evenVBand="0" w:oddHBand="1" w:evenHBand="0" w:firstRowFirstColumn="0" w:firstRowLastColumn="0" w:lastRowFirstColumn="0" w:lastRowLastColumn="0"/>
            </w:pPr>
            <w:r>
              <w:rPr>
                <w:b w:val="0"/>
              </w:rPr>
              <w:t>ode.</w:t>
            </w:r>
            <w:del w:id="94" w:author="Musavi, Hamid [USA]" w:date="2017-08-07T16:05:00Z">
              <w:r w:rsidDel="003228C1">
                <w:delText xml:space="preserve"> </w:delText>
              </w:r>
            </w:del>
            <w:r w:rsidRPr="003551B9">
              <w:rPr>
                <w:b w:val="0"/>
              </w:rPr>
              <w:t>ddsCasPassword</w:t>
            </w:r>
          </w:p>
        </w:tc>
        <w:tc>
          <w:tcPr>
            <w:tcW w:w="3330" w:type="dxa"/>
            <w:tcPrChange w:id="95" w:author="Musavi, Hamid [USA]" w:date="2017-08-07T18:44:00Z">
              <w:tcPr>
                <w:tcW w:w="3440" w:type="dxa"/>
                <w:gridSpan w:val="2"/>
              </w:tcPr>
            </w:tcPrChange>
          </w:tcPr>
          <w:p w14:paraId="6EE90198" w14:textId="084FA59C" w:rsidR="00D6784D" w:rsidRDefault="002413A0" w:rsidP="00D6784D">
            <w:pPr>
              <w:cnfStyle w:val="000000100000" w:firstRow="0" w:lastRow="0" w:firstColumn="0" w:lastColumn="0" w:oddVBand="0" w:evenVBand="0" w:oddHBand="1" w:evenHBand="0" w:firstRowFirstColumn="0" w:firstRowLastColumn="0" w:lastRowFirstColumn="0" w:lastRowLastColumn="0"/>
            </w:pPr>
            <w:ins w:id="96" w:author="Musavi, Hamid [USA]" w:date="2017-08-07T18:49:00Z">
              <w:r>
                <w:t>null</w:t>
              </w:r>
            </w:ins>
          </w:p>
        </w:tc>
        <w:tc>
          <w:tcPr>
            <w:tcW w:w="1170" w:type="dxa"/>
            <w:tcPrChange w:id="97" w:author="Musavi, Hamid [USA]" w:date="2017-08-07T18:44:00Z">
              <w:tcPr>
                <w:tcW w:w="1170" w:type="dxa"/>
              </w:tcPr>
            </w:tcPrChange>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Change w:id="98" w:author="Musavi, Hamid [USA]" w:date="2017-08-07T18:44:00Z">
              <w:tcPr>
                <w:tcW w:w="4770" w:type="dxa"/>
              </w:tcPr>
            </w:tcPrChange>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D1028D">
        <w:trPr>
          <w:trHeight w:val="197"/>
          <w:trPrChange w:id="99"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100" w:author="Musavi, Hamid [USA]" w:date="2017-08-07T18:44:00Z">
              <w:tcPr>
                <w:tcW w:w="3665" w:type="dxa"/>
              </w:tcPr>
            </w:tcPrChange>
          </w:tcPr>
          <w:p w14:paraId="418939F4" w14:textId="1E0671A2" w:rsidR="00D6784D" w:rsidRDefault="00D6784D" w:rsidP="00D6784D">
            <w:r>
              <w:rPr>
                <w:b w:val="0"/>
              </w:rPr>
              <w:t>ode.</w:t>
            </w:r>
            <w:del w:id="101" w:author="Musavi, Hamid [USA]" w:date="2017-08-07T16:05:00Z">
              <w:r w:rsidDel="003228C1">
                <w:delText xml:space="preserve"> </w:delText>
              </w:r>
            </w:del>
            <w:r w:rsidRPr="003551B9">
              <w:rPr>
                <w:b w:val="0"/>
              </w:rPr>
              <w:t>ddsCasUrl</w:t>
            </w:r>
          </w:p>
        </w:tc>
        <w:tc>
          <w:tcPr>
            <w:tcW w:w="3330" w:type="dxa"/>
            <w:tcPrChange w:id="102" w:author="Musavi, Hamid [USA]" w:date="2017-08-07T18:44:00Z">
              <w:tcPr>
                <w:tcW w:w="3440" w:type="dxa"/>
                <w:gridSpan w:val="2"/>
              </w:tcPr>
            </w:tcPrChange>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70" w:type="dxa"/>
            <w:tcPrChange w:id="103" w:author="Musavi, Hamid [USA]" w:date="2017-08-07T18:44:00Z">
              <w:tcPr>
                <w:tcW w:w="1170" w:type="dxa"/>
              </w:tcPr>
            </w:tcPrChange>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Change w:id="104" w:author="Musavi, Hamid [USA]" w:date="2017-08-07T18:44:00Z">
              <w:tcPr>
                <w:tcW w:w="4770" w:type="dxa"/>
              </w:tcPr>
            </w:tcPrChange>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D1028D">
        <w:trPr>
          <w:cnfStyle w:val="000000100000" w:firstRow="0" w:lastRow="0" w:firstColumn="0" w:lastColumn="0" w:oddVBand="0" w:evenVBand="0" w:oddHBand="1" w:evenHBand="0" w:firstRowFirstColumn="0" w:firstRowLastColumn="0" w:lastRowFirstColumn="0" w:lastRowLastColumn="0"/>
          <w:trHeight w:val="197"/>
          <w:trPrChange w:id="105"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106" w:author="Musavi, Hamid [USA]" w:date="2017-08-07T18:44:00Z">
              <w:tcPr>
                <w:tcW w:w="3665" w:type="dxa"/>
              </w:tcPr>
            </w:tcPrChange>
          </w:tcPr>
          <w:p w14:paraId="1298E396" w14:textId="1CA46CD6" w:rsidR="00D6784D" w:rsidRDefault="00D6784D" w:rsidP="00D6784D">
            <w:pPr>
              <w:cnfStyle w:val="001000100000" w:firstRow="0" w:lastRow="0" w:firstColumn="1" w:lastColumn="0" w:oddVBand="0" w:evenVBand="0" w:oddHBand="1" w:evenHBand="0" w:firstRowFirstColumn="0" w:firstRowLastColumn="0" w:lastRowFirstColumn="0" w:lastRowLastColumn="0"/>
            </w:pPr>
            <w:r>
              <w:rPr>
                <w:b w:val="0"/>
              </w:rPr>
              <w:t>ode</w:t>
            </w:r>
            <w:ins w:id="107" w:author="Musavi, Hamid [USA]" w:date="2017-08-07T16:05:00Z">
              <w:r w:rsidR="003228C1">
                <w:rPr>
                  <w:b w:val="0"/>
                </w:rPr>
                <w:t>.</w:t>
              </w:r>
            </w:ins>
            <w:del w:id="108" w:author="Musavi, Hamid [USA]" w:date="2017-08-07T16:05:00Z">
              <w:r w:rsidDel="003228C1">
                <w:rPr>
                  <w:b w:val="0"/>
                </w:rPr>
                <w:delText>.</w:delText>
              </w:r>
              <w:r w:rsidDel="003228C1">
                <w:delText xml:space="preserve"> </w:delText>
              </w:r>
            </w:del>
            <w:r w:rsidRPr="003551B9">
              <w:rPr>
                <w:b w:val="0"/>
              </w:rPr>
              <w:t>ddsWebsocketUrl</w:t>
            </w:r>
          </w:p>
        </w:tc>
        <w:tc>
          <w:tcPr>
            <w:tcW w:w="3330" w:type="dxa"/>
            <w:tcPrChange w:id="109" w:author="Musavi, Hamid [USA]" w:date="2017-08-07T18:44:00Z">
              <w:tcPr>
                <w:tcW w:w="3440" w:type="dxa"/>
                <w:gridSpan w:val="2"/>
              </w:tcPr>
            </w:tcPrChange>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70" w:type="dxa"/>
            <w:tcPrChange w:id="110" w:author="Musavi, Hamid [USA]" w:date="2017-08-07T18:44:00Z">
              <w:tcPr>
                <w:tcW w:w="1170" w:type="dxa"/>
              </w:tcPr>
            </w:tcPrChange>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Change w:id="111" w:author="Musavi, Hamid [USA]" w:date="2017-08-07T18:44:00Z">
              <w:tcPr>
                <w:tcW w:w="4770" w:type="dxa"/>
              </w:tcPr>
            </w:tcPrChange>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6044F1" w:rsidRPr="00B900E1" w:rsidDel="00750B39" w14:paraId="0E2D3A9E" w14:textId="36E9CA65" w:rsidTr="00D1028D">
        <w:trPr>
          <w:trHeight w:val="197"/>
          <w:del w:id="112" w:author="Musavi, Hamid [USA]" w:date="2017-08-07T18:43:00Z"/>
          <w:trPrChange w:id="113"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114" w:author="Musavi, Hamid [USA]" w:date="2017-08-07T18:44:00Z">
              <w:tcPr>
                <w:tcW w:w="3665" w:type="dxa"/>
              </w:tcPr>
            </w:tcPrChange>
          </w:tcPr>
          <w:p w14:paraId="37CB18D5" w14:textId="166AD63F" w:rsidR="006044F1" w:rsidDel="00750B39" w:rsidRDefault="006044F1" w:rsidP="002253B4">
            <w:pPr>
              <w:rPr>
                <w:del w:id="115" w:author="Musavi, Hamid [USA]" w:date="2017-08-07T18:43:00Z"/>
              </w:rPr>
            </w:pPr>
            <w:del w:id="116" w:author="Musavi, Hamid [USA]" w:date="2017-08-07T18:43:00Z">
              <w:r w:rsidDel="00750B39">
                <w:rPr>
                  <w:b w:val="0"/>
                </w:rPr>
                <w:delText>o</w:delText>
              </w:r>
              <w:r w:rsidRPr="0007578F" w:rsidDel="00750B39">
                <w:rPr>
                  <w:b w:val="0"/>
                </w:rPr>
                <w:delText>de.</w:delText>
              </w:r>
            </w:del>
            <w:del w:id="117" w:author="Musavi, Hamid [USA]" w:date="2017-08-07T16:06:00Z">
              <w:r w:rsidRPr="0007578F" w:rsidDel="003228C1">
                <w:rPr>
                  <w:b w:val="0"/>
                </w:rPr>
                <w:delText xml:space="preserve"> </w:delText>
              </w:r>
            </w:del>
            <w:del w:id="118" w:author="Musavi, Hamid [USA]" w:date="2017-08-07T18:43:00Z">
              <w:r w:rsidRPr="0007578F" w:rsidDel="00750B39">
                <w:rPr>
                  <w:b w:val="0"/>
                </w:rPr>
                <w:delText>kafkaTopicBsm</w:delText>
              </w:r>
            </w:del>
            <w:del w:id="119" w:author="Musavi, Hamid [USA]" w:date="2017-07-28T09:20:00Z">
              <w:r w:rsidRPr="0007578F" w:rsidDel="00B2588E">
                <w:rPr>
                  <w:b w:val="0"/>
                </w:rPr>
                <w:delText>Serialized</w:delText>
              </w:r>
            </w:del>
            <w:del w:id="120" w:author="Musavi, Hamid [USA]" w:date="2017-08-07T18:43:00Z">
              <w:r w:rsidRPr="0007578F" w:rsidDel="00750B39">
                <w:rPr>
                  <w:b w:val="0"/>
                </w:rPr>
                <w:delText>P</w:delText>
              </w:r>
              <w:r w:rsidDel="00750B39">
                <w:rPr>
                  <w:b w:val="0"/>
                </w:rPr>
                <w:delText>ojo</w:delText>
              </w:r>
            </w:del>
          </w:p>
        </w:tc>
        <w:tc>
          <w:tcPr>
            <w:tcW w:w="3330" w:type="dxa"/>
            <w:tcPrChange w:id="121" w:author="Musavi, Hamid [USA]" w:date="2017-08-07T18:44:00Z">
              <w:tcPr>
                <w:tcW w:w="3440" w:type="dxa"/>
                <w:gridSpan w:val="2"/>
              </w:tcPr>
            </w:tcPrChange>
          </w:tcPr>
          <w:p w14:paraId="05847042" w14:textId="610FE7ED" w:rsidR="006044F1" w:rsidRPr="003551B9" w:rsidDel="00750B39" w:rsidRDefault="006044F1" w:rsidP="002253B4">
            <w:pPr>
              <w:cnfStyle w:val="000000000000" w:firstRow="0" w:lastRow="0" w:firstColumn="0" w:lastColumn="0" w:oddVBand="0" w:evenVBand="0" w:oddHBand="0" w:evenHBand="0" w:firstRowFirstColumn="0" w:firstRowLastColumn="0" w:lastRowFirstColumn="0" w:lastRowLastColumn="0"/>
              <w:rPr>
                <w:del w:id="122" w:author="Musavi, Hamid [USA]" w:date="2017-08-07T18:43:00Z"/>
              </w:rPr>
            </w:pPr>
            <w:del w:id="123" w:author="Musavi, Hamid [USA]" w:date="2017-08-07T18:43:00Z">
              <w:r w:rsidRPr="00472DAD" w:rsidDel="00750B39">
                <w:delText>topic.J2735Bsm</w:delText>
              </w:r>
            </w:del>
          </w:p>
        </w:tc>
        <w:tc>
          <w:tcPr>
            <w:tcW w:w="1170" w:type="dxa"/>
            <w:tcPrChange w:id="124" w:author="Musavi, Hamid [USA]" w:date="2017-08-07T18:44:00Z">
              <w:tcPr>
                <w:tcW w:w="1170" w:type="dxa"/>
              </w:tcPr>
            </w:tcPrChange>
          </w:tcPr>
          <w:p w14:paraId="44D35564" w14:textId="3A416662" w:rsidR="006044F1" w:rsidDel="00750B39" w:rsidRDefault="006044F1" w:rsidP="002253B4">
            <w:pPr>
              <w:jc w:val="center"/>
              <w:cnfStyle w:val="000000000000" w:firstRow="0" w:lastRow="0" w:firstColumn="0" w:lastColumn="0" w:oddVBand="0" w:evenVBand="0" w:oddHBand="0" w:evenHBand="0" w:firstRowFirstColumn="0" w:firstRowLastColumn="0" w:lastRowFirstColumn="0" w:lastRowLastColumn="0"/>
              <w:rPr>
                <w:del w:id="125" w:author="Musavi, Hamid [USA]" w:date="2017-08-07T18:43:00Z"/>
              </w:rPr>
            </w:pPr>
          </w:p>
        </w:tc>
        <w:tc>
          <w:tcPr>
            <w:tcW w:w="4770" w:type="dxa"/>
            <w:tcPrChange w:id="126" w:author="Musavi, Hamid [USA]" w:date="2017-08-07T18:44:00Z">
              <w:tcPr>
                <w:tcW w:w="4770" w:type="dxa"/>
              </w:tcPr>
            </w:tcPrChange>
          </w:tcPr>
          <w:p w14:paraId="7A7FA6C1" w14:textId="6866481F" w:rsidR="006044F1" w:rsidDel="00750B39" w:rsidRDefault="006044F1" w:rsidP="002253B4">
            <w:pPr>
              <w:cnfStyle w:val="000000000000" w:firstRow="0" w:lastRow="0" w:firstColumn="0" w:lastColumn="0" w:oddVBand="0" w:evenVBand="0" w:oddHBand="0" w:evenHBand="0" w:firstRowFirstColumn="0" w:firstRowLastColumn="0" w:lastRowFirstColumn="0" w:lastRowLastColumn="0"/>
              <w:rPr>
                <w:del w:id="127" w:author="Musavi, Hamid [USA]" w:date="2017-08-07T18:43:00Z"/>
              </w:rPr>
            </w:pPr>
            <w:del w:id="128" w:author="Musavi, Hamid [USA]" w:date="2017-08-07T18:43:00Z">
              <w:r w:rsidDel="00750B39">
                <w:delText>Name of the Kafka topic containing serialized POJOs</w:delText>
              </w:r>
              <w:r w:rsidR="00095BD6" w:rsidDel="00750B39">
                <w:delText xml:space="preserve"> of</w:delText>
              </w:r>
              <w:r w:rsidDel="00750B39">
                <w:delText xml:space="preserve"> J2735 BSM data</w:delText>
              </w:r>
            </w:del>
          </w:p>
        </w:tc>
      </w:tr>
      <w:tr w:rsidR="00095BD6" w:rsidRPr="00B900E1" w:rsidDel="00750B39" w14:paraId="4A1FEDBD" w14:textId="01A7919F" w:rsidTr="00D1028D">
        <w:trPr>
          <w:cnfStyle w:val="000000100000" w:firstRow="0" w:lastRow="0" w:firstColumn="0" w:lastColumn="0" w:oddVBand="0" w:evenVBand="0" w:oddHBand="1" w:evenHBand="0" w:firstRowFirstColumn="0" w:firstRowLastColumn="0" w:lastRowFirstColumn="0" w:lastRowLastColumn="0"/>
          <w:trHeight w:val="197"/>
          <w:del w:id="129" w:author="Musavi, Hamid [USA]" w:date="2017-08-07T18:43:00Z"/>
          <w:trPrChange w:id="130"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131" w:author="Musavi, Hamid [USA]" w:date="2017-08-07T18:44:00Z">
              <w:tcPr>
                <w:tcW w:w="3665" w:type="dxa"/>
              </w:tcPr>
            </w:tcPrChange>
          </w:tcPr>
          <w:p w14:paraId="64C7F307" w14:textId="5C1EC246" w:rsidR="00095BD6" w:rsidDel="00750B39" w:rsidRDefault="00095BD6" w:rsidP="006044F1">
            <w:pPr>
              <w:cnfStyle w:val="001000100000" w:firstRow="0" w:lastRow="0" w:firstColumn="1" w:lastColumn="0" w:oddVBand="0" w:evenVBand="0" w:oddHBand="1" w:evenHBand="0" w:firstRowFirstColumn="0" w:firstRowLastColumn="0" w:lastRowFirstColumn="0" w:lastRowLastColumn="0"/>
              <w:rPr>
                <w:del w:id="132" w:author="Musavi, Hamid [USA]" w:date="2017-08-07T18:43:00Z"/>
              </w:rPr>
            </w:pPr>
            <w:del w:id="133" w:author="Musavi, Hamid [USA]" w:date="2017-08-07T18:43:00Z">
              <w:r w:rsidDel="00750B39">
                <w:rPr>
                  <w:b w:val="0"/>
                </w:rPr>
                <w:delText xml:space="preserve">ode. </w:delText>
              </w:r>
              <w:r w:rsidRPr="006044F1" w:rsidDel="00750B39">
                <w:rPr>
                  <w:b w:val="0"/>
                </w:rPr>
                <w:delText>kafkaTopicBsm</w:delText>
              </w:r>
            </w:del>
            <w:del w:id="134" w:author="Musavi, Hamid [USA]" w:date="2017-07-28T09:20:00Z">
              <w:r w:rsidRPr="006044F1" w:rsidDel="00B2588E">
                <w:rPr>
                  <w:b w:val="0"/>
                </w:rPr>
                <w:delText>Raw</w:delText>
              </w:r>
            </w:del>
            <w:del w:id="135" w:author="Musavi, Hamid [USA]" w:date="2017-08-07T18:43:00Z">
              <w:r w:rsidRPr="006044F1" w:rsidDel="00750B39">
                <w:rPr>
                  <w:b w:val="0"/>
                </w:rPr>
                <w:delText>Json</w:delText>
              </w:r>
            </w:del>
          </w:p>
        </w:tc>
        <w:tc>
          <w:tcPr>
            <w:tcW w:w="3330" w:type="dxa"/>
            <w:tcPrChange w:id="136" w:author="Musavi, Hamid [USA]" w:date="2017-08-07T18:44:00Z">
              <w:tcPr>
                <w:tcW w:w="3440" w:type="dxa"/>
                <w:gridSpan w:val="2"/>
              </w:tcPr>
            </w:tcPrChange>
          </w:tcPr>
          <w:p w14:paraId="65C338EB" w14:textId="338836F6" w:rsidR="00095BD6" w:rsidRPr="003551B9" w:rsidDel="00750B39" w:rsidRDefault="00095BD6" w:rsidP="006044F1">
            <w:pPr>
              <w:cnfStyle w:val="000000100000" w:firstRow="0" w:lastRow="0" w:firstColumn="0" w:lastColumn="0" w:oddVBand="0" w:evenVBand="0" w:oddHBand="1" w:evenHBand="0" w:firstRowFirstColumn="0" w:firstRowLastColumn="0" w:lastRowFirstColumn="0" w:lastRowLastColumn="0"/>
              <w:rPr>
                <w:del w:id="137" w:author="Musavi, Hamid [USA]" w:date="2017-08-07T18:43:00Z"/>
              </w:rPr>
            </w:pPr>
            <w:del w:id="138" w:author="Musavi, Hamid [USA]" w:date="2017-08-07T18:43:00Z">
              <w:r w:rsidRPr="006044F1" w:rsidDel="00750B39">
                <w:delText>j2735BsmRawJson</w:delText>
              </w:r>
            </w:del>
          </w:p>
        </w:tc>
        <w:tc>
          <w:tcPr>
            <w:tcW w:w="1170" w:type="dxa"/>
            <w:tcPrChange w:id="139" w:author="Musavi, Hamid [USA]" w:date="2017-08-07T18:44:00Z">
              <w:tcPr>
                <w:tcW w:w="1170" w:type="dxa"/>
              </w:tcPr>
            </w:tcPrChange>
          </w:tcPr>
          <w:p w14:paraId="0D6B865C" w14:textId="0BB13F08" w:rsidR="00095BD6" w:rsidDel="00750B39" w:rsidRDefault="00095BD6" w:rsidP="006044F1">
            <w:pPr>
              <w:jc w:val="center"/>
              <w:cnfStyle w:val="000000100000" w:firstRow="0" w:lastRow="0" w:firstColumn="0" w:lastColumn="0" w:oddVBand="0" w:evenVBand="0" w:oddHBand="1" w:evenHBand="0" w:firstRowFirstColumn="0" w:firstRowLastColumn="0" w:lastRowFirstColumn="0" w:lastRowLastColumn="0"/>
              <w:rPr>
                <w:del w:id="140" w:author="Musavi, Hamid [USA]" w:date="2017-08-07T18:43:00Z"/>
              </w:rPr>
            </w:pPr>
          </w:p>
        </w:tc>
        <w:tc>
          <w:tcPr>
            <w:tcW w:w="4770" w:type="dxa"/>
            <w:tcPrChange w:id="141" w:author="Musavi, Hamid [USA]" w:date="2017-08-07T18:44:00Z">
              <w:tcPr>
                <w:tcW w:w="4770" w:type="dxa"/>
              </w:tcPr>
            </w:tcPrChange>
          </w:tcPr>
          <w:p w14:paraId="710E3BFB" w14:textId="0A1924DB" w:rsidR="00095BD6" w:rsidDel="00750B39" w:rsidRDefault="00095BD6" w:rsidP="006044F1">
            <w:pPr>
              <w:cnfStyle w:val="000000100000" w:firstRow="0" w:lastRow="0" w:firstColumn="0" w:lastColumn="0" w:oddVBand="0" w:evenVBand="0" w:oddHBand="1" w:evenHBand="0" w:firstRowFirstColumn="0" w:firstRowLastColumn="0" w:lastRowFirstColumn="0" w:lastRowLastColumn="0"/>
              <w:rPr>
                <w:del w:id="142" w:author="Musavi, Hamid [USA]" w:date="2017-08-07T18:43:00Z"/>
              </w:rPr>
            </w:pPr>
            <w:del w:id="143" w:author="Musavi, Hamid [USA]" w:date="2017-08-07T18:43:00Z">
              <w:r w:rsidDel="00750B39">
                <w:delText>Name of the Kafka topic containing raw J2735 BSM data in JSON format</w:delText>
              </w:r>
            </w:del>
          </w:p>
        </w:tc>
      </w:tr>
      <w:tr w:rsidR="00095BD6" w:rsidRPr="00B900E1" w14:paraId="764AEAA8" w14:textId="77777777" w:rsidTr="00D1028D">
        <w:trPr>
          <w:trHeight w:val="197"/>
          <w:trPrChange w:id="144"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145" w:author="Musavi, Hamid [USA]" w:date="2017-08-07T18:44:00Z">
              <w:tcPr>
                <w:tcW w:w="3665" w:type="dxa"/>
              </w:tcPr>
            </w:tcPrChange>
          </w:tcPr>
          <w:p w14:paraId="45F058AE" w14:textId="26BC70ED" w:rsidR="00095BD6" w:rsidRDefault="00095BD6" w:rsidP="002253B4">
            <w:r>
              <w:rPr>
                <w:b w:val="0"/>
              </w:rPr>
              <w:t>ode.</w:t>
            </w:r>
            <w:del w:id="146" w:author="Musavi, Hamid [USA]" w:date="2017-08-07T18:44:00Z">
              <w:r w:rsidDel="00D1028D">
                <w:rPr>
                  <w:b w:val="0"/>
                </w:rPr>
                <w:delText xml:space="preserve"> </w:delText>
              </w:r>
            </w:del>
            <w:ins w:id="147" w:author="Musavi, Hamid [USA]" w:date="2017-08-07T18:44:00Z">
              <w:r w:rsidR="00D1028D" w:rsidRPr="00D1028D">
                <w:rPr>
                  <w:b w:val="0"/>
                </w:rPr>
                <w:t>kafkaTopicFilteredOdeBsmJson</w:t>
              </w:r>
            </w:ins>
            <w:del w:id="148" w:author="Musavi, Hamid [USA]" w:date="2017-08-07T18:44:00Z">
              <w:r w:rsidRPr="006044F1" w:rsidDel="00D1028D">
                <w:rPr>
                  <w:b w:val="0"/>
                </w:rPr>
                <w:delText>kafkaTopicBsm</w:delText>
              </w:r>
            </w:del>
            <w:del w:id="149" w:author="Musavi, Hamid [USA]" w:date="2017-07-28T09:20:00Z">
              <w:r w:rsidRPr="006044F1" w:rsidDel="00B2588E">
                <w:rPr>
                  <w:b w:val="0"/>
                </w:rPr>
                <w:delText>Filtere</w:delText>
              </w:r>
            </w:del>
            <w:del w:id="150" w:author="Musavi, Hamid [USA]" w:date="2017-08-07T18:43:00Z">
              <w:r w:rsidRPr="006044F1" w:rsidDel="00D1028D">
                <w:rPr>
                  <w:b w:val="0"/>
                </w:rPr>
                <w:delText>d</w:delText>
              </w:r>
            </w:del>
            <w:del w:id="151" w:author="Musavi, Hamid [USA]" w:date="2017-08-07T18:44:00Z">
              <w:r w:rsidRPr="006044F1" w:rsidDel="00D1028D">
                <w:rPr>
                  <w:b w:val="0"/>
                </w:rPr>
                <w:delText>Json</w:delText>
              </w:r>
            </w:del>
          </w:p>
        </w:tc>
        <w:tc>
          <w:tcPr>
            <w:tcW w:w="3330" w:type="dxa"/>
            <w:tcPrChange w:id="152" w:author="Musavi, Hamid [USA]" w:date="2017-08-07T18:44:00Z">
              <w:tcPr>
                <w:tcW w:w="3440" w:type="dxa"/>
                <w:gridSpan w:val="2"/>
              </w:tcPr>
            </w:tcPrChange>
          </w:tcPr>
          <w:p w14:paraId="3086F011" w14:textId="08B1DBB4" w:rsidR="00095BD6" w:rsidRPr="00472DAD" w:rsidRDefault="00D1028D" w:rsidP="002253B4">
            <w:pPr>
              <w:cnfStyle w:val="000000000000" w:firstRow="0" w:lastRow="0" w:firstColumn="0" w:lastColumn="0" w:oddVBand="0" w:evenVBand="0" w:oddHBand="0" w:evenHBand="0" w:firstRowFirstColumn="0" w:firstRowLastColumn="0" w:lastRowFirstColumn="0" w:lastRowLastColumn="0"/>
            </w:pPr>
            <w:ins w:id="153" w:author="Musavi, Hamid [USA]" w:date="2017-08-07T18:45:00Z">
              <w:r w:rsidRPr="00D1028D">
                <w:t>topic.FilteredOdeBsmJson</w:t>
              </w:r>
            </w:ins>
            <w:del w:id="154" w:author="Musavi, Hamid [USA]" w:date="2017-08-07T18:45:00Z">
              <w:r w:rsidR="00095BD6" w:rsidRPr="006044F1" w:rsidDel="00D1028D">
                <w:delText>j2735BsmFilteredJson</w:delText>
              </w:r>
            </w:del>
          </w:p>
        </w:tc>
        <w:tc>
          <w:tcPr>
            <w:tcW w:w="1170" w:type="dxa"/>
            <w:tcPrChange w:id="155" w:author="Musavi, Hamid [USA]" w:date="2017-08-07T18:44:00Z">
              <w:tcPr>
                <w:tcW w:w="1170" w:type="dxa"/>
              </w:tcPr>
            </w:tcPrChange>
          </w:tcPr>
          <w:p w14:paraId="43B48262" w14:textId="77777777" w:rsidR="00095BD6" w:rsidRDefault="00095BD6"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Change w:id="156" w:author="Musavi, Hamid [USA]" w:date="2017-08-07T18:44:00Z">
              <w:tcPr>
                <w:tcW w:w="4770" w:type="dxa"/>
              </w:tcPr>
            </w:tcPrChange>
          </w:tcPr>
          <w:p w14:paraId="7EFACB01" w14:textId="15EC8A42" w:rsidR="00095BD6" w:rsidRDefault="00095BD6" w:rsidP="002253B4">
            <w:pPr>
              <w:cnfStyle w:val="000000000000" w:firstRow="0" w:lastRow="0" w:firstColumn="0" w:lastColumn="0" w:oddVBand="0" w:evenVBand="0" w:oddHBand="0" w:evenHBand="0" w:firstRowFirstColumn="0" w:firstRowLastColumn="0" w:lastRowFirstColumn="0" w:lastRowLastColumn="0"/>
            </w:pPr>
            <w:r>
              <w:t xml:space="preserve">Name of the Kafka topic containing sanitized </w:t>
            </w:r>
            <w:del w:id="157" w:author="Musavi, Hamid [USA]" w:date="2017-08-07T18:44:00Z">
              <w:r w:rsidDel="00D1028D">
                <w:delText xml:space="preserve">J2735 </w:delText>
              </w:r>
            </w:del>
            <w:ins w:id="158" w:author="Musavi, Hamid [USA]" w:date="2017-08-07T18:44:00Z">
              <w:r w:rsidR="00D1028D">
                <w:t>ODE</w:t>
              </w:r>
              <w:r w:rsidR="00D1028D">
                <w:t xml:space="preserve"> </w:t>
              </w:r>
            </w:ins>
            <w:r>
              <w:t>BSM data in JSON format</w:t>
            </w:r>
          </w:p>
        </w:tc>
      </w:tr>
      <w:tr w:rsidR="00B2588E" w:rsidRPr="00B900E1" w14:paraId="6A62AE09" w14:textId="77777777" w:rsidTr="00D1028D">
        <w:trPr>
          <w:cnfStyle w:val="000000100000" w:firstRow="0" w:lastRow="0" w:firstColumn="0" w:lastColumn="0" w:oddVBand="0" w:evenVBand="0" w:oddHBand="1" w:evenHBand="0" w:firstRowFirstColumn="0" w:firstRowLastColumn="0" w:lastRowFirstColumn="0" w:lastRowLastColumn="0"/>
          <w:trHeight w:val="197"/>
          <w:ins w:id="159" w:author="Musavi, Hamid [USA]" w:date="2017-07-28T09:21:00Z"/>
          <w:trPrChange w:id="160"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161" w:author="Musavi, Hamid [USA]" w:date="2017-08-07T18:44:00Z">
              <w:tcPr>
                <w:tcW w:w="3665" w:type="dxa"/>
              </w:tcPr>
            </w:tcPrChange>
          </w:tcPr>
          <w:p w14:paraId="686E41AC" w14:textId="71025F15" w:rsidR="00B2588E" w:rsidRDefault="00B2588E" w:rsidP="00517F74">
            <w:pPr>
              <w:cnfStyle w:val="001000100000" w:firstRow="0" w:lastRow="0" w:firstColumn="1" w:lastColumn="0" w:oddVBand="0" w:evenVBand="0" w:oddHBand="1" w:evenHBand="0" w:firstRowFirstColumn="0" w:firstRowLastColumn="0" w:lastRowFirstColumn="0" w:lastRowLastColumn="0"/>
              <w:rPr>
                <w:ins w:id="162" w:author="Musavi, Hamid [USA]" w:date="2017-07-28T09:21:00Z"/>
              </w:rPr>
            </w:pPr>
            <w:ins w:id="163" w:author="Musavi, Hamid [USA]" w:date="2017-07-28T09:21:00Z">
              <w:r>
                <w:rPr>
                  <w:b w:val="0"/>
                </w:rPr>
                <w:t>o</w:t>
              </w:r>
              <w:r w:rsidR="00D1028D">
                <w:rPr>
                  <w:b w:val="0"/>
                </w:rPr>
                <w:t>de.</w:t>
              </w:r>
            </w:ins>
            <w:ins w:id="164" w:author="Musavi, Hamid [USA]" w:date="2017-08-07T18:45:00Z">
              <w:r w:rsidR="00D1028D" w:rsidRPr="00D1028D">
                <w:rPr>
                  <w:b w:val="0"/>
                </w:rPr>
                <w:t>kafkaTopicOdeBsmPojo</w:t>
              </w:r>
            </w:ins>
          </w:p>
        </w:tc>
        <w:tc>
          <w:tcPr>
            <w:tcW w:w="3330" w:type="dxa"/>
            <w:tcPrChange w:id="165" w:author="Musavi, Hamid [USA]" w:date="2017-08-07T18:44:00Z">
              <w:tcPr>
                <w:tcW w:w="3440" w:type="dxa"/>
                <w:gridSpan w:val="2"/>
              </w:tcPr>
            </w:tcPrChange>
          </w:tcPr>
          <w:p w14:paraId="68DA63AF" w14:textId="30D879CE" w:rsidR="00B2588E" w:rsidRPr="003551B9" w:rsidRDefault="00D1028D" w:rsidP="00517F74">
            <w:pPr>
              <w:cnfStyle w:val="000000100000" w:firstRow="0" w:lastRow="0" w:firstColumn="0" w:lastColumn="0" w:oddVBand="0" w:evenVBand="0" w:oddHBand="1" w:evenHBand="0" w:firstRowFirstColumn="0" w:firstRowLastColumn="0" w:lastRowFirstColumn="0" w:lastRowLastColumn="0"/>
              <w:rPr>
                <w:ins w:id="166" w:author="Musavi, Hamid [USA]" w:date="2017-07-28T09:21:00Z"/>
              </w:rPr>
            </w:pPr>
            <w:ins w:id="167" w:author="Musavi, Hamid [USA]" w:date="2017-08-07T18:45:00Z">
              <w:r w:rsidRPr="00D1028D">
                <w:t>topic.OdeBsmPojo</w:t>
              </w:r>
            </w:ins>
          </w:p>
        </w:tc>
        <w:tc>
          <w:tcPr>
            <w:tcW w:w="1170" w:type="dxa"/>
            <w:tcPrChange w:id="168" w:author="Musavi, Hamid [USA]" w:date="2017-08-07T18:44:00Z">
              <w:tcPr>
                <w:tcW w:w="1170" w:type="dxa"/>
              </w:tcPr>
            </w:tcPrChange>
          </w:tcPr>
          <w:p w14:paraId="1D2F289D" w14:textId="77777777" w:rsidR="00B2588E" w:rsidRDefault="00B2588E" w:rsidP="00517F74">
            <w:pPr>
              <w:jc w:val="center"/>
              <w:cnfStyle w:val="000000100000" w:firstRow="0" w:lastRow="0" w:firstColumn="0" w:lastColumn="0" w:oddVBand="0" w:evenVBand="0" w:oddHBand="1" w:evenHBand="0" w:firstRowFirstColumn="0" w:firstRowLastColumn="0" w:lastRowFirstColumn="0" w:lastRowLastColumn="0"/>
              <w:rPr>
                <w:ins w:id="169" w:author="Musavi, Hamid [USA]" w:date="2017-07-28T09:21:00Z"/>
              </w:rPr>
            </w:pPr>
          </w:p>
        </w:tc>
        <w:tc>
          <w:tcPr>
            <w:tcW w:w="4770" w:type="dxa"/>
            <w:tcPrChange w:id="170" w:author="Musavi, Hamid [USA]" w:date="2017-08-07T18:44:00Z">
              <w:tcPr>
                <w:tcW w:w="4770" w:type="dxa"/>
              </w:tcPr>
            </w:tcPrChange>
          </w:tcPr>
          <w:p w14:paraId="3535C210" w14:textId="5188AE45" w:rsidR="00B2588E" w:rsidRDefault="00B2588E" w:rsidP="00517F74">
            <w:pPr>
              <w:cnfStyle w:val="000000100000" w:firstRow="0" w:lastRow="0" w:firstColumn="0" w:lastColumn="0" w:oddVBand="0" w:evenVBand="0" w:oddHBand="1" w:evenHBand="0" w:firstRowFirstColumn="0" w:firstRowLastColumn="0" w:lastRowFirstColumn="0" w:lastRowLastColumn="0"/>
              <w:rPr>
                <w:ins w:id="171" w:author="Musavi, Hamid [USA]" w:date="2017-07-28T09:21:00Z"/>
              </w:rPr>
            </w:pPr>
            <w:ins w:id="172" w:author="Musavi, Hamid [USA]" w:date="2017-07-28T09:21:00Z">
              <w:r>
                <w:t xml:space="preserve">Name of the Kafka topic containing serialized POJOs of </w:t>
              </w:r>
            </w:ins>
            <w:ins w:id="173" w:author="Musavi, Hamid [USA]" w:date="2017-07-28T09:22:00Z">
              <w:r w:rsidR="007E29F7">
                <w:t>OdeBsmData objects</w:t>
              </w:r>
            </w:ins>
          </w:p>
        </w:tc>
      </w:tr>
      <w:tr w:rsidR="00B2588E" w:rsidRPr="00B900E1" w14:paraId="1BAFF61D" w14:textId="77777777" w:rsidTr="00D1028D">
        <w:trPr>
          <w:trHeight w:val="197"/>
          <w:ins w:id="174" w:author="Musavi, Hamid [USA]" w:date="2017-07-28T09:21:00Z"/>
          <w:trPrChange w:id="175"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176" w:author="Musavi, Hamid [USA]" w:date="2017-08-07T18:44:00Z">
              <w:tcPr>
                <w:tcW w:w="3665" w:type="dxa"/>
              </w:tcPr>
            </w:tcPrChange>
          </w:tcPr>
          <w:p w14:paraId="66BB8162" w14:textId="247C9A79" w:rsidR="00B2588E" w:rsidRDefault="00B2588E" w:rsidP="00517F74">
            <w:pPr>
              <w:rPr>
                <w:ins w:id="177" w:author="Musavi, Hamid [USA]" w:date="2017-07-28T09:21:00Z"/>
              </w:rPr>
            </w:pPr>
            <w:ins w:id="178" w:author="Musavi, Hamid [USA]" w:date="2017-07-28T09:21:00Z">
              <w:r>
                <w:rPr>
                  <w:b w:val="0"/>
                </w:rPr>
                <w:t>ode.</w:t>
              </w:r>
              <w:r w:rsidRPr="006044F1">
                <w:rPr>
                  <w:b w:val="0"/>
                </w:rPr>
                <w:t>kafkaTopic</w:t>
              </w:r>
              <w:r>
                <w:rPr>
                  <w:b w:val="0"/>
                </w:rPr>
                <w:t>Ode</w:t>
              </w:r>
              <w:r w:rsidRPr="006044F1">
                <w:rPr>
                  <w:b w:val="0"/>
                </w:rPr>
                <w:t>BsmJson</w:t>
              </w:r>
            </w:ins>
          </w:p>
        </w:tc>
        <w:tc>
          <w:tcPr>
            <w:tcW w:w="3330" w:type="dxa"/>
            <w:tcPrChange w:id="179" w:author="Musavi, Hamid [USA]" w:date="2017-08-07T18:44:00Z">
              <w:tcPr>
                <w:tcW w:w="3440" w:type="dxa"/>
                <w:gridSpan w:val="2"/>
              </w:tcPr>
            </w:tcPrChange>
          </w:tcPr>
          <w:p w14:paraId="425F7EF1" w14:textId="7CABE730" w:rsidR="00B2588E" w:rsidRPr="003551B9" w:rsidRDefault="00D1028D" w:rsidP="00517F74">
            <w:pPr>
              <w:cnfStyle w:val="000000000000" w:firstRow="0" w:lastRow="0" w:firstColumn="0" w:lastColumn="0" w:oddVBand="0" w:evenVBand="0" w:oddHBand="0" w:evenHBand="0" w:firstRowFirstColumn="0" w:firstRowLastColumn="0" w:lastRowFirstColumn="0" w:lastRowLastColumn="0"/>
              <w:rPr>
                <w:ins w:id="180" w:author="Musavi, Hamid [USA]" w:date="2017-07-28T09:21:00Z"/>
              </w:rPr>
            </w:pPr>
            <w:ins w:id="181" w:author="Musavi, Hamid [USA]" w:date="2017-08-07T18:45:00Z">
              <w:r w:rsidRPr="00D1028D">
                <w:t>topic.OdeBsmJson</w:t>
              </w:r>
            </w:ins>
          </w:p>
        </w:tc>
        <w:tc>
          <w:tcPr>
            <w:tcW w:w="1170" w:type="dxa"/>
            <w:tcPrChange w:id="182" w:author="Musavi, Hamid [USA]" w:date="2017-08-07T18:44:00Z">
              <w:tcPr>
                <w:tcW w:w="1170" w:type="dxa"/>
              </w:tcPr>
            </w:tcPrChange>
          </w:tcPr>
          <w:p w14:paraId="6495C46E" w14:textId="77777777" w:rsidR="00B2588E" w:rsidRDefault="00B2588E" w:rsidP="00517F74">
            <w:pPr>
              <w:jc w:val="center"/>
              <w:cnfStyle w:val="000000000000" w:firstRow="0" w:lastRow="0" w:firstColumn="0" w:lastColumn="0" w:oddVBand="0" w:evenVBand="0" w:oddHBand="0" w:evenHBand="0" w:firstRowFirstColumn="0" w:firstRowLastColumn="0" w:lastRowFirstColumn="0" w:lastRowLastColumn="0"/>
              <w:rPr>
                <w:ins w:id="183" w:author="Musavi, Hamid [USA]" w:date="2017-07-28T09:21:00Z"/>
              </w:rPr>
            </w:pPr>
          </w:p>
        </w:tc>
        <w:tc>
          <w:tcPr>
            <w:tcW w:w="4770" w:type="dxa"/>
            <w:tcPrChange w:id="184" w:author="Musavi, Hamid [USA]" w:date="2017-08-07T18:44:00Z">
              <w:tcPr>
                <w:tcW w:w="4770" w:type="dxa"/>
              </w:tcPr>
            </w:tcPrChange>
          </w:tcPr>
          <w:p w14:paraId="609DAAD7" w14:textId="7AA4B014" w:rsidR="00B2588E" w:rsidRDefault="00B2588E" w:rsidP="00517F74">
            <w:pPr>
              <w:cnfStyle w:val="000000000000" w:firstRow="0" w:lastRow="0" w:firstColumn="0" w:lastColumn="0" w:oddVBand="0" w:evenVBand="0" w:oddHBand="0" w:evenHBand="0" w:firstRowFirstColumn="0" w:firstRowLastColumn="0" w:lastRowFirstColumn="0" w:lastRowLastColumn="0"/>
              <w:rPr>
                <w:ins w:id="185" w:author="Musavi, Hamid [USA]" w:date="2017-07-28T09:21:00Z"/>
              </w:rPr>
            </w:pPr>
            <w:ins w:id="186" w:author="Musavi, Hamid [USA]" w:date="2017-07-28T09:21:00Z">
              <w:r>
                <w:t xml:space="preserve">Name of the Kafka topic containing </w:t>
              </w:r>
            </w:ins>
            <w:ins w:id="187" w:author="Musavi, Hamid [USA]" w:date="2017-07-28T09:23:00Z">
              <w:r w:rsidR="007E29F7">
                <w:t>OdeBsmData objects</w:t>
              </w:r>
            </w:ins>
            <w:ins w:id="188" w:author="Musavi, Hamid [USA]" w:date="2017-07-28T09:21:00Z">
              <w:r>
                <w:t xml:space="preserve"> in JSON format</w:t>
              </w:r>
            </w:ins>
          </w:p>
        </w:tc>
      </w:tr>
      <w:tr w:rsidR="006044F1" w:rsidRPr="00B900E1" w14:paraId="03F2CF1C" w14:textId="77777777" w:rsidTr="00D1028D">
        <w:trPr>
          <w:cnfStyle w:val="000000100000" w:firstRow="0" w:lastRow="0" w:firstColumn="0" w:lastColumn="0" w:oddVBand="0" w:evenVBand="0" w:oddHBand="1" w:evenHBand="0" w:firstRowFirstColumn="0" w:firstRowLastColumn="0" w:lastRowFirstColumn="0" w:lastRowLastColumn="0"/>
          <w:trHeight w:val="197"/>
          <w:trPrChange w:id="189"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190" w:author="Musavi, Hamid [USA]" w:date="2017-08-07T18:44:00Z">
              <w:tcPr>
                <w:tcW w:w="3665" w:type="dxa"/>
              </w:tcPr>
            </w:tcPrChange>
          </w:tcPr>
          <w:p w14:paraId="1084B62B" w14:textId="77777777" w:rsidR="006044F1" w:rsidRPr="002413A0" w:rsidRDefault="006044F1" w:rsidP="002253B4">
            <w:pPr>
              <w:cnfStyle w:val="001000100000" w:firstRow="0" w:lastRow="0" w:firstColumn="1" w:lastColumn="0" w:oddVBand="0" w:evenVBand="0" w:oddHBand="1" w:evenHBand="0" w:firstRowFirstColumn="0" w:firstRowLastColumn="0" w:lastRowFirstColumn="0" w:lastRowLastColumn="0"/>
              <w:rPr>
                <w:b w:val="0"/>
                <w:rPrChange w:id="191" w:author="Musavi, Hamid [USA]" w:date="2017-08-07T18:46:00Z">
                  <w:rPr>
                    <w:b w:val="0"/>
                  </w:rPr>
                </w:rPrChange>
              </w:rPr>
            </w:pPr>
            <w:r w:rsidRPr="002413A0">
              <w:rPr>
                <w:b w:val="0"/>
                <w:rPrChange w:id="192" w:author="Musavi, Hamid [USA]" w:date="2017-08-07T18:46:00Z">
                  <w:rPr/>
                </w:rPrChange>
              </w:rPr>
              <w:t>ode.sdcIp</w:t>
            </w:r>
          </w:p>
        </w:tc>
        <w:tc>
          <w:tcPr>
            <w:tcW w:w="3330" w:type="dxa"/>
            <w:tcPrChange w:id="193" w:author="Musavi, Hamid [USA]" w:date="2017-08-07T18:44:00Z">
              <w:tcPr>
                <w:tcW w:w="3440" w:type="dxa"/>
                <w:gridSpan w:val="2"/>
              </w:tcPr>
            </w:tcPrChange>
          </w:tcPr>
          <w:p w14:paraId="4E4D5946"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rsidRPr="004579E4">
              <w:t>104.130.170.234</w:t>
            </w:r>
          </w:p>
        </w:tc>
        <w:tc>
          <w:tcPr>
            <w:tcW w:w="1170" w:type="dxa"/>
            <w:tcPrChange w:id="194" w:author="Musavi, Hamid [USA]" w:date="2017-08-07T18:44:00Z">
              <w:tcPr>
                <w:tcW w:w="1170" w:type="dxa"/>
              </w:tcPr>
            </w:tcPrChange>
          </w:tcPr>
          <w:p w14:paraId="0866C17A"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Change w:id="195" w:author="Musavi, Hamid [USA]" w:date="2017-08-07T18:44:00Z">
              <w:tcPr>
                <w:tcW w:w="4770" w:type="dxa"/>
              </w:tcPr>
            </w:tcPrChange>
          </w:tcPr>
          <w:p w14:paraId="69192023"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IPv4 address of SDC</w:t>
            </w:r>
          </w:p>
        </w:tc>
      </w:tr>
      <w:tr w:rsidR="006044F1" w:rsidRPr="00B900E1" w14:paraId="6359C34D" w14:textId="77777777" w:rsidTr="00D1028D">
        <w:trPr>
          <w:trHeight w:val="197"/>
          <w:trPrChange w:id="196"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197" w:author="Musavi, Hamid [USA]" w:date="2017-08-07T18:44:00Z">
              <w:tcPr>
                <w:tcW w:w="3665" w:type="dxa"/>
              </w:tcPr>
            </w:tcPrChange>
          </w:tcPr>
          <w:p w14:paraId="15002A55" w14:textId="77777777" w:rsidR="006044F1" w:rsidRPr="002413A0" w:rsidRDefault="006044F1" w:rsidP="002253B4">
            <w:pPr>
              <w:rPr>
                <w:b w:val="0"/>
                <w:rPrChange w:id="198" w:author="Musavi, Hamid [USA]" w:date="2017-08-07T18:46:00Z">
                  <w:rPr>
                    <w:b w:val="0"/>
                  </w:rPr>
                </w:rPrChange>
              </w:rPr>
            </w:pPr>
            <w:r w:rsidRPr="002413A0">
              <w:rPr>
                <w:b w:val="0"/>
                <w:rPrChange w:id="199" w:author="Musavi, Hamid [USA]" w:date="2017-08-07T18:46:00Z">
                  <w:rPr/>
                </w:rPrChange>
              </w:rPr>
              <w:t>ode.sdcPort</w:t>
            </w:r>
          </w:p>
        </w:tc>
        <w:tc>
          <w:tcPr>
            <w:tcW w:w="3330" w:type="dxa"/>
            <w:tcPrChange w:id="200" w:author="Musavi, Hamid [USA]" w:date="2017-08-07T18:44:00Z">
              <w:tcPr>
                <w:tcW w:w="3440" w:type="dxa"/>
                <w:gridSpan w:val="2"/>
              </w:tcPr>
            </w:tcPrChange>
          </w:tcPr>
          <w:p w14:paraId="4264CB75" w14:textId="77777777"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r w:rsidRPr="004579E4">
              <w:t>46753</w:t>
            </w:r>
          </w:p>
        </w:tc>
        <w:tc>
          <w:tcPr>
            <w:tcW w:w="1170" w:type="dxa"/>
            <w:tcPrChange w:id="201" w:author="Musavi, Hamid [USA]" w:date="2017-08-07T18:44:00Z">
              <w:tcPr>
                <w:tcW w:w="1170" w:type="dxa"/>
              </w:tcPr>
            </w:tcPrChange>
          </w:tcPr>
          <w:p w14:paraId="2FDE1368"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Change w:id="202" w:author="Musavi, Hamid [USA]" w:date="2017-08-07T18:44:00Z">
              <w:tcPr>
                <w:tcW w:w="4770" w:type="dxa"/>
              </w:tcPr>
            </w:tcPrChange>
          </w:tcPr>
          <w:p w14:paraId="759B56B1" w14:textId="77777777" w:rsidR="006044F1" w:rsidRDefault="006044F1" w:rsidP="002253B4">
            <w:pPr>
              <w:cnfStyle w:val="000000000000" w:firstRow="0" w:lastRow="0" w:firstColumn="0" w:lastColumn="0" w:oddVBand="0" w:evenVBand="0" w:oddHBand="0" w:evenHBand="0" w:firstRowFirstColumn="0" w:firstRowLastColumn="0" w:lastRowFirstColumn="0" w:lastRowLastColumn="0"/>
            </w:pPr>
            <w:r>
              <w:t>Destination port of SDC</w:t>
            </w:r>
          </w:p>
        </w:tc>
      </w:tr>
      <w:tr w:rsidR="006044F1" w:rsidRPr="00B900E1" w14:paraId="14B0454D" w14:textId="77777777" w:rsidTr="00D1028D">
        <w:trPr>
          <w:cnfStyle w:val="000000100000" w:firstRow="0" w:lastRow="0" w:firstColumn="0" w:lastColumn="0" w:oddVBand="0" w:evenVBand="0" w:oddHBand="1" w:evenHBand="0" w:firstRowFirstColumn="0" w:firstRowLastColumn="0" w:lastRowFirstColumn="0" w:lastRowLastColumn="0"/>
          <w:trHeight w:val="197"/>
          <w:trPrChange w:id="203"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204" w:author="Musavi, Hamid [USA]" w:date="2017-08-07T18:44:00Z">
              <w:tcPr>
                <w:tcW w:w="3665" w:type="dxa"/>
              </w:tcPr>
            </w:tcPrChange>
          </w:tcPr>
          <w:p w14:paraId="05A65CAF" w14:textId="4542F9B1" w:rsidR="006044F1" w:rsidRPr="002413A0" w:rsidRDefault="002413A0" w:rsidP="002253B4">
            <w:pPr>
              <w:cnfStyle w:val="001000100000" w:firstRow="0" w:lastRow="0" w:firstColumn="1" w:lastColumn="0" w:oddVBand="0" w:evenVBand="0" w:oddHBand="1" w:evenHBand="0" w:firstRowFirstColumn="0" w:firstRowLastColumn="0" w:lastRowFirstColumn="0" w:lastRowLastColumn="0"/>
              <w:rPr>
                <w:b w:val="0"/>
                <w:rPrChange w:id="205" w:author="Musavi, Hamid [USA]" w:date="2017-08-07T18:48:00Z">
                  <w:rPr>
                    <w:b w:val="0"/>
                  </w:rPr>
                </w:rPrChange>
              </w:rPr>
            </w:pPr>
            <w:ins w:id="206" w:author="Musavi, Hamid [USA]" w:date="2017-08-07T18:46:00Z">
              <w:r w:rsidRPr="002413A0">
                <w:rPr>
                  <w:b w:val="0"/>
                  <w:rPrChange w:id="207" w:author="Musavi, Hamid [USA]" w:date="2017-08-07T18:48:00Z">
                    <w:rPr/>
                  </w:rPrChange>
                </w:rPr>
                <w:lastRenderedPageBreak/>
                <w:t>bsmReceiverPort</w:t>
              </w:r>
            </w:ins>
            <w:del w:id="208" w:author="Musavi, Hamid [USA]" w:date="2017-08-07T18:46:00Z">
              <w:r w:rsidR="006044F1" w:rsidRPr="002413A0" w:rsidDel="002413A0">
                <w:rPr>
                  <w:b w:val="0"/>
                  <w:rPrChange w:id="209" w:author="Musavi, Hamid [USA]" w:date="2017-08-07T18:48:00Z">
                    <w:rPr/>
                  </w:rPrChange>
                </w:rPr>
                <w:delText>ode.returnIp</w:delText>
              </w:r>
            </w:del>
          </w:p>
        </w:tc>
        <w:tc>
          <w:tcPr>
            <w:tcW w:w="3330" w:type="dxa"/>
            <w:tcPrChange w:id="210" w:author="Musavi, Hamid [USA]" w:date="2017-08-07T18:44:00Z">
              <w:tcPr>
                <w:tcW w:w="3440" w:type="dxa"/>
                <w:gridSpan w:val="2"/>
              </w:tcPr>
            </w:tcPrChange>
          </w:tcPr>
          <w:p w14:paraId="5A3E54C7" w14:textId="7F81C18E" w:rsidR="006044F1" w:rsidRPr="00472DAD" w:rsidRDefault="002413A0" w:rsidP="002253B4">
            <w:pPr>
              <w:cnfStyle w:val="000000100000" w:firstRow="0" w:lastRow="0" w:firstColumn="0" w:lastColumn="0" w:oddVBand="0" w:evenVBand="0" w:oddHBand="1" w:evenHBand="0" w:firstRowFirstColumn="0" w:firstRowLastColumn="0" w:lastRowFirstColumn="0" w:lastRowLastColumn="0"/>
            </w:pPr>
            <w:ins w:id="211" w:author="Musavi, Hamid [USA]" w:date="2017-08-07T18:49:00Z">
              <w:r w:rsidRPr="002413A0">
                <w:t>46800</w:t>
              </w:r>
            </w:ins>
            <w:del w:id="212" w:author="Musavi, Hamid [USA]" w:date="2017-08-07T18:49:00Z">
              <w:r w:rsidR="006044F1" w:rsidDel="002413A0">
                <w:delText>Not set</w:delText>
              </w:r>
            </w:del>
          </w:p>
        </w:tc>
        <w:tc>
          <w:tcPr>
            <w:tcW w:w="1170" w:type="dxa"/>
            <w:tcPrChange w:id="213" w:author="Musavi, Hamid [USA]" w:date="2017-08-07T18:44:00Z">
              <w:tcPr>
                <w:tcW w:w="1170" w:type="dxa"/>
              </w:tcPr>
            </w:tcPrChange>
          </w:tcPr>
          <w:p w14:paraId="244740C5"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del w:id="214" w:author="Musavi, Hamid [USA]" w:date="2017-08-07T18:51:00Z">
              <w:r w:rsidDel="001B7FCC">
                <w:delText>X</w:delText>
              </w:r>
            </w:del>
          </w:p>
        </w:tc>
        <w:tc>
          <w:tcPr>
            <w:tcW w:w="4770" w:type="dxa"/>
            <w:tcPrChange w:id="215" w:author="Musavi, Hamid [USA]" w:date="2017-08-07T18:44:00Z">
              <w:tcPr>
                <w:tcW w:w="4770" w:type="dxa"/>
              </w:tcPr>
            </w:tcPrChange>
          </w:tcPr>
          <w:p w14:paraId="5C8C7D50" w14:textId="060D24C4" w:rsidR="006044F1" w:rsidRDefault="006044F1" w:rsidP="002253B4">
            <w:pPr>
              <w:cnfStyle w:val="000000100000" w:firstRow="0" w:lastRow="0" w:firstColumn="0" w:lastColumn="0" w:oddVBand="0" w:evenVBand="0" w:oddHBand="1" w:evenHBand="0" w:firstRowFirstColumn="0" w:firstRowLastColumn="0" w:lastRowFirstColumn="0" w:lastRowLastColumn="0"/>
            </w:pPr>
            <w:del w:id="216" w:author="Musavi, Hamid [USA]" w:date="2017-08-07T18:50:00Z">
              <w:r w:rsidDel="002413A0">
                <w:delText>IPv4 address where ServiceResponse should be sent</w:delText>
              </w:r>
            </w:del>
          </w:p>
        </w:tc>
      </w:tr>
      <w:tr w:rsidR="006044F1" w:rsidRPr="00B900E1" w14:paraId="6639931F" w14:textId="77777777" w:rsidTr="00D1028D">
        <w:trPr>
          <w:trHeight w:val="197"/>
          <w:trPrChange w:id="217"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218" w:author="Musavi, Hamid [USA]" w:date="2017-08-07T18:44:00Z">
              <w:tcPr>
                <w:tcW w:w="3665" w:type="dxa"/>
              </w:tcPr>
            </w:tcPrChange>
          </w:tcPr>
          <w:p w14:paraId="495F4947" w14:textId="2365DBEA" w:rsidR="006044F1" w:rsidRPr="002413A0" w:rsidRDefault="002413A0" w:rsidP="002253B4">
            <w:pPr>
              <w:rPr>
                <w:b w:val="0"/>
                <w:rPrChange w:id="219" w:author="Musavi, Hamid [USA]" w:date="2017-08-07T18:48:00Z">
                  <w:rPr>
                    <w:b w:val="0"/>
                  </w:rPr>
                </w:rPrChange>
              </w:rPr>
            </w:pPr>
            <w:ins w:id="220" w:author="Musavi, Hamid [USA]" w:date="2017-08-07T18:47:00Z">
              <w:r w:rsidRPr="002413A0">
                <w:rPr>
                  <w:b w:val="0"/>
                  <w:rPrChange w:id="221" w:author="Musavi, Hamid [USA]" w:date="2017-08-07T18:48:00Z">
                    <w:rPr/>
                  </w:rPrChange>
                </w:rPr>
                <w:t>bsmBufferSize</w:t>
              </w:r>
            </w:ins>
            <w:del w:id="222" w:author="Musavi, Hamid [USA]" w:date="2017-07-28T10:55:00Z">
              <w:r w:rsidR="006044F1" w:rsidRPr="002413A0" w:rsidDel="00517F74">
                <w:rPr>
                  <w:b w:val="0"/>
                  <w:rPrChange w:id="223" w:author="Musavi, Hamid [USA]" w:date="2017-08-07T18:48:00Z">
                    <w:rPr/>
                  </w:rPrChange>
                </w:rPr>
                <w:delText>ode.forwarderPort</w:delText>
              </w:r>
            </w:del>
          </w:p>
        </w:tc>
        <w:tc>
          <w:tcPr>
            <w:tcW w:w="3330" w:type="dxa"/>
            <w:tcPrChange w:id="224" w:author="Musavi, Hamid [USA]" w:date="2017-08-07T18:44:00Z">
              <w:tcPr>
                <w:tcW w:w="3440" w:type="dxa"/>
                <w:gridSpan w:val="2"/>
              </w:tcPr>
            </w:tcPrChange>
          </w:tcPr>
          <w:p w14:paraId="678B0C5F" w14:textId="13C8807C" w:rsidR="006044F1" w:rsidRPr="00472DAD" w:rsidRDefault="002413A0" w:rsidP="002253B4">
            <w:pPr>
              <w:cnfStyle w:val="000000000000" w:firstRow="0" w:lastRow="0" w:firstColumn="0" w:lastColumn="0" w:oddVBand="0" w:evenVBand="0" w:oddHBand="0" w:evenHBand="0" w:firstRowFirstColumn="0" w:firstRowLastColumn="0" w:lastRowFirstColumn="0" w:lastRowLastColumn="0"/>
            </w:pPr>
            <w:ins w:id="225" w:author="Musavi, Hamid [USA]" w:date="2017-08-07T18:50:00Z">
              <w:r w:rsidRPr="002413A0">
                <w:t>500</w:t>
              </w:r>
            </w:ins>
            <w:del w:id="226" w:author="Musavi, Hamid [USA]" w:date="2017-07-28T10:55:00Z">
              <w:r w:rsidR="006044F1" w:rsidDel="00517F74">
                <w:delText>5555</w:delText>
              </w:r>
            </w:del>
          </w:p>
        </w:tc>
        <w:tc>
          <w:tcPr>
            <w:tcW w:w="1170" w:type="dxa"/>
            <w:tcPrChange w:id="227" w:author="Musavi, Hamid [USA]" w:date="2017-08-07T18:44:00Z">
              <w:tcPr>
                <w:tcW w:w="1170" w:type="dxa"/>
              </w:tcPr>
            </w:tcPrChange>
          </w:tcPr>
          <w:p w14:paraId="5C6681B6"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Change w:id="228" w:author="Musavi, Hamid [USA]" w:date="2017-08-07T18:44:00Z">
              <w:tcPr>
                <w:tcW w:w="4770" w:type="dxa"/>
              </w:tcPr>
            </w:tcPrChange>
          </w:tcPr>
          <w:p w14:paraId="638AFDDA" w14:textId="3E5C7BAD" w:rsidR="006044F1" w:rsidRDefault="006044F1" w:rsidP="002253B4">
            <w:pPr>
              <w:cnfStyle w:val="000000000000" w:firstRow="0" w:lastRow="0" w:firstColumn="0" w:lastColumn="0" w:oddVBand="0" w:evenVBand="0" w:oddHBand="0" w:evenHBand="0" w:firstRowFirstColumn="0" w:firstRowLastColumn="0" w:lastRowFirstColumn="0" w:lastRowLastColumn="0"/>
            </w:pPr>
            <w:del w:id="229" w:author="Musavi, Hamid [USA]" w:date="2017-07-28T10:55:00Z">
              <w:r w:rsidDel="00517F74">
                <w:delText>Source port from which ServiceRequests are sent and service response are received from SDC and then forwarded to Blackbox</w:delText>
              </w:r>
            </w:del>
          </w:p>
        </w:tc>
      </w:tr>
      <w:tr w:rsidR="006044F1" w:rsidRPr="00B900E1" w14:paraId="3E31ADE5" w14:textId="77777777" w:rsidTr="00D1028D">
        <w:trPr>
          <w:cnfStyle w:val="000000100000" w:firstRow="0" w:lastRow="0" w:firstColumn="0" w:lastColumn="0" w:oddVBand="0" w:evenVBand="0" w:oddHBand="1" w:evenHBand="0" w:firstRowFirstColumn="0" w:firstRowLastColumn="0" w:lastRowFirstColumn="0" w:lastRowLastColumn="0"/>
          <w:trHeight w:val="197"/>
          <w:trPrChange w:id="230" w:author="Musavi, Hamid [USA]" w:date="2017-08-07T18:44:00Z">
            <w:trPr>
              <w:trHeight w:val="197"/>
            </w:trPr>
          </w:trPrChange>
        </w:trPr>
        <w:tc>
          <w:tcPr>
            <w:cnfStyle w:val="001000000000" w:firstRow="0" w:lastRow="0" w:firstColumn="1" w:lastColumn="0" w:oddVBand="0" w:evenVBand="0" w:oddHBand="0" w:evenHBand="0" w:firstRowFirstColumn="0" w:firstRowLastColumn="0" w:lastRowFirstColumn="0" w:lastRowLastColumn="0"/>
            <w:tcW w:w="3775" w:type="dxa"/>
            <w:tcPrChange w:id="231" w:author="Musavi, Hamid [USA]" w:date="2017-08-07T18:44:00Z">
              <w:tcPr>
                <w:tcW w:w="3665" w:type="dxa"/>
              </w:tcPr>
            </w:tcPrChange>
          </w:tcPr>
          <w:p w14:paraId="49CE00ED" w14:textId="6C8FD194" w:rsidR="006044F1" w:rsidRPr="002413A0" w:rsidRDefault="002413A0" w:rsidP="002253B4">
            <w:pPr>
              <w:cnfStyle w:val="001000100000" w:firstRow="0" w:lastRow="0" w:firstColumn="1" w:lastColumn="0" w:oddVBand="0" w:evenVBand="0" w:oddHBand="1" w:evenHBand="0" w:firstRowFirstColumn="0" w:firstRowLastColumn="0" w:lastRowFirstColumn="0" w:lastRowLastColumn="0"/>
              <w:rPr>
                <w:b w:val="0"/>
                <w:rPrChange w:id="232" w:author="Musavi, Hamid [USA]" w:date="2017-08-07T18:48:00Z">
                  <w:rPr>
                    <w:b w:val="0"/>
                  </w:rPr>
                </w:rPrChange>
              </w:rPr>
            </w:pPr>
            <w:ins w:id="233" w:author="Musavi, Hamid [USA]" w:date="2017-08-07T18:47:00Z">
              <w:r w:rsidRPr="002413A0">
                <w:rPr>
                  <w:b w:val="0"/>
                  <w:rPrChange w:id="234" w:author="Musavi, Hamid [USA]" w:date="2017-08-07T18:48:00Z">
                    <w:rPr/>
                  </w:rPrChange>
                </w:rPr>
                <w:t>enabledVsdKafkaTopic</w:t>
              </w:r>
            </w:ins>
            <w:del w:id="235" w:author="Musavi, Hamid [USA]" w:date="2017-07-28T10:55:00Z">
              <w:r w:rsidR="006044F1" w:rsidRPr="002413A0" w:rsidDel="00517F74">
                <w:rPr>
                  <w:b w:val="0"/>
                  <w:rPrChange w:id="236" w:author="Musavi, Hamid [USA]" w:date="2017-08-07T18:48:00Z">
                    <w:rPr/>
                  </w:rPrChange>
                </w:rPr>
                <w:delText>ode.vsdmSenderPort</w:delText>
              </w:r>
            </w:del>
          </w:p>
        </w:tc>
        <w:tc>
          <w:tcPr>
            <w:tcW w:w="3330" w:type="dxa"/>
            <w:tcPrChange w:id="237" w:author="Musavi, Hamid [USA]" w:date="2017-08-07T18:44:00Z">
              <w:tcPr>
                <w:tcW w:w="3440" w:type="dxa"/>
                <w:gridSpan w:val="2"/>
              </w:tcPr>
            </w:tcPrChange>
          </w:tcPr>
          <w:p w14:paraId="7F0656D1" w14:textId="58321240" w:rsidR="006044F1" w:rsidRPr="00472DAD" w:rsidRDefault="002413A0" w:rsidP="002253B4">
            <w:pPr>
              <w:cnfStyle w:val="000000100000" w:firstRow="0" w:lastRow="0" w:firstColumn="0" w:lastColumn="0" w:oddVBand="0" w:evenVBand="0" w:oddHBand="1" w:evenHBand="0" w:firstRowFirstColumn="0" w:firstRowLastColumn="0" w:lastRowFirstColumn="0" w:lastRowLastColumn="0"/>
            </w:pPr>
            <w:ins w:id="238" w:author="Musavi, Hamid [USA]" w:date="2017-08-07T18:50:00Z">
              <w:r>
                <w:t>true</w:t>
              </w:r>
            </w:ins>
            <w:del w:id="239" w:author="Musavi, Hamid [USA]" w:date="2017-07-28T10:55:00Z">
              <w:r w:rsidR="006044F1" w:rsidDel="00517F74">
                <w:delText>6666</w:delText>
              </w:r>
            </w:del>
          </w:p>
        </w:tc>
        <w:tc>
          <w:tcPr>
            <w:tcW w:w="1170" w:type="dxa"/>
            <w:tcPrChange w:id="240" w:author="Musavi, Hamid [USA]" w:date="2017-08-07T18:44:00Z">
              <w:tcPr>
                <w:tcW w:w="1170" w:type="dxa"/>
              </w:tcPr>
            </w:tcPrChange>
          </w:tcPr>
          <w:p w14:paraId="313D7E26"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Change w:id="241" w:author="Musavi, Hamid [USA]" w:date="2017-08-07T18:44:00Z">
              <w:tcPr>
                <w:tcW w:w="4770" w:type="dxa"/>
              </w:tcPr>
            </w:tcPrChange>
          </w:tcPr>
          <w:p w14:paraId="1F1D32C7" w14:textId="136A92A7" w:rsidR="006044F1" w:rsidRDefault="006044F1" w:rsidP="002253B4">
            <w:pPr>
              <w:cnfStyle w:val="000000100000" w:firstRow="0" w:lastRow="0" w:firstColumn="0" w:lastColumn="0" w:oddVBand="0" w:evenVBand="0" w:oddHBand="1" w:evenHBand="0" w:firstRowFirstColumn="0" w:firstRowLastColumn="0" w:lastRowFirstColumn="0" w:lastRowLastColumn="0"/>
            </w:pPr>
            <w:del w:id="242" w:author="Musavi, Hamid [USA]" w:date="2017-07-28T10:55:00Z">
              <w:r w:rsidDel="00517F74">
                <w:delText>Source port from which VSD messages are sent</w:delText>
              </w:r>
            </w:del>
          </w:p>
        </w:tc>
      </w:tr>
      <w:tr w:rsidR="00A607C0" w:rsidRPr="00B900E1" w14:paraId="036E255C" w14:textId="77777777" w:rsidTr="00D1028D">
        <w:trPr>
          <w:trHeight w:val="224"/>
          <w:trPrChange w:id="243" w:author="Musavi, Hamid [USA]" w:date="2017-08-07T18:44:00Z">
            <w:trPr>
              <w:trHeight w:val="224"/>
            </w:trPr>
          </w:trPrChange>
        </w:trPr>
        <w:tc>
          <w:tcPr>
            <w:cnfStyle w:val="001000000000" w:firstRow="0" w:lastRow="0" w:firstColumn="1" w:lastColumn="0" w:oddVBand="0" w:evenVBand="0" w:oddHBand="0" w:evenHBand="0" w:firstRowFirstColumn="0" w:firstRowLastColumn="0" w:lastRowFirstColumn="0" w:lastRowLastColumn="0"/>
            <w:tcW w:w="3775" w:type="dxa"/>
            <w:tcPrChange w:id="244" w:author="Musavi, Hamid [USA]" w:date="2017-08-07T18:44:00Z">
              <w:tcPr>
                <w:tcW w:w="3665" w:type="dxa"/>
              </w:tcPr>
            </w:tcPrChange>
          </w:tcPr>
          <w:p w14:paraId="2AAB354B" w14:textId="1247B920" w:rsidR="00A607C0" w:rsidRPr="002413A0" w:rsidDel="00517F74" w:rsidRDefault="002413A0" w:rsidP="00A607C0">
            <w:pPr>
              <w:rPr>
                <w:del w:id="245" w:author="Musavi, Hamid [USA]" w:date="2017-07-28T10:55:00Z"/>
                <w:b w:val="0"/>
                <w:rPrChange w:id="246" w:author="Musavi, Hamid [USA]" w:date="2017-08-07T18:48:00Z">
                  <w:rPr>
                    <w:del w:id="247" w:author="Musavi, Hamid [USA]" w:date="2017-07-28T10:55:00Z"/>
                  </w:rPr>
                </w:rPrChange>
              </w:rPr>
            </w:pPr>
            <w:ins w:id="248" w:author="Musavi, Hamid [USA]" w:date="2017-08-07T18:47:00Z">
              <w:r w:rsidRPr="002413A0">
                <w:rPr>
                  <w:b w:val="0"/>
                  <w:rPrChange w:id="249" w:author="Musavi, Hamid [USA]" w:date="2017-08-07T18:48:00Z">
                    <w:rPr/>
                  </w:rPrChange>
                </w:rPr>
                <w:t>kafkaTopicEncodedVsd</w:t>
              </w:r>
            </w:ins>
            <w:del w:id="250" w:author="Musavi, Hamid [USA]" w:date="2017-07-28T10:55:00Z">
              <w:r w:rsidR="00A607C0" w:rsidRPr="002413A0" w:rsidDel="00517F74">
                <w:rPr>
                  <w:b w:val="0"/>
                  <w:rPrChange w:id="251" w:author="Musavi, Hamid [USA]" w:date="2017-08-07T18:48:00Z">
                    <w:rPr/>
                  </w:rPrChange>
                </w:rPr>
                <w:delText>ode.bsmReceiverPort</w:delText>
              </w:r>
            </w:del>
          </w:p>
          <w:p w14:paraId="1A7B3A8D" w14:textId="43BC5239" w:rsidR="00A607C0" w:rsidRPr="002413A0" w:rsidRDefault="00A607C0" w:rsidP="002253B4">
            <w:pPr>
              <w:rPr>
                <w:b w:val="0"/>
                <w:rPrChange w:id="252" w:author="Musavi, Hamid [USA]" w:date="2017-08-07T18:48:00Z">
                  <w:rPr/>
                </w:rPrChange>
              </w:rPr>
            </w:pPr>
          </w:p>
        </w:tc>
        <w:tc>
          <w:tcPr>
            <w:tcW w:w="3330" w:type="dxa"/>
            <w:tcPrChange w:id="253" w:author="Musavi, Hamid [USA]" w:date="2017-08-07T18:44:00Z">
              <w:tcPr>
                <w:tcW w:w="3440" w:type="dxa"/>
                <w:gridSpan w:val="2"/>
              </w:tcPr>
            </w:tcPrChange>
          </w:tcPr>
          <w:p w14:paraId="0481F889" w14:textId="70F6B821" w:rsidR="00A607C0" w:rsidRDefault="002413A0" w:rsidP="002253B4">
            <w:pPr>
              <w:cnfStyle w:val="000000000000" w:firstRow="0" w:lastRow="0" w:firstColumn="0" w:lastColumn="0" w:oddVBand="0" w:evenVBand="0" w:oddHBand="0" w:evenHBand="0" w:firstRowFirstColumn="0" w:firstRowLastColumn="0" w:lastRowFirstColumn="0" w:lastRowLastColumn="0"/>
            </w:pPr>
            <w:ins w:id="254" w:author="Musavi, Hamid [USA]" w:date="2017-08-07T18:50:00Z">
              <w:r w:rsidRPr="002413A0">
                <w:t>encodedVsd</w:t>
              </w:r>
            </w:ins>
            <w:del w:id="255" w:author="Musavi, Hamid [USA]" w:date="2017-07-28T10:55:00Z">
              <w:r w:rsidR="00A607C0" w:rsidDel="00517F74">
                <w:delText>46800</w:delText>
              </w:r>
            </w:del>
          </w:p>
        </w:tc>
        <w:tc>
          <w:tcPr>
            <w:tcW w:w="1170" w:type="dxa"/>
            <w:tcPrChange w:id="256" w:author="Musavi, Hamid [USA]" w:date="2017-08-07T18:44:00Z">
              <w:tcPr>
                <w:tcW w:w="1170" w:type="dxa"/>
              </w:tcPr>
            </w:tcPrChange>
          </w:tcPr>
          <w:p w14:paraId="092853EC" w14:textId="77777777" w:rsidR="00A607C0" w:rsidRDefault="00A607C0"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Change w:id="257" w:author="Musavi, Hamid [USA]" w:date="2017-08-07T18:44:00Z">
              <w:tcPr>
                <w:tcW w:w="4770" w:type="dxa"/>
              </w:tcPr>
            </w:tcPrChange>
          </w:tcPr>
          <w:p w14:paraId="6B284864" w14:textId="2C4099AE" w:rsidR="00A607C0" w:rsidRDefault="00A607C0" w:rsidP="003D74EA">
            <w:pPr>
              <w:cnfStyle w:val="000000000000" w:firstRow="0" w:lastRow="0" w:firstColumn="0" w:lastColumn="0" w:oddVBand="0" w:evenVBand="0" w:oddHBand="0" w:evenHBand="0" w:firstRowFirstColumn="0" w:firstRowLastColumn="0" w:lastRowFirstColumn="0" w:lastRowLastColumn="0"/>
            </w:pPr>
            <w:del w:id="258" w:author="Musavi, Hamid [USA]" w:date="2017-07-28T10:55:00Z">
              <w:r w:rsidDel="00517F74">
                <w:delText xml:space="preserve">Port </w:delText>
              </w:r>
              <w:r w:rsidR="003D74EA" w:rsidDel="00517F74">
                <w:delText>listening for</w:delText>
              </w:r>
              <w:r w:rsidDel="00517F74">
                <w:delText xml:space="preserve"> incoming BSM messages</w:delText>
              </w:r>
            </w:del>
          </w:p>
        </w:tc>
      </w:tr>
      <w:tr w:rsidR="002413A0" w:rsidRPr="00B900E1" w14:paraId="2B6BB410" w14:textId="77777777" w:rsidTr="00D1028D">
        <w:trPr>
          <w:cnfStyle w:val="000000100000" w:firstRow="0" w:lastRow="0" w:firstColumn="0" w:lastColumn="0" w:oddVBand="0" w:evenVBand="0" w:oddHBand="1" w:evenHBand="0" w:firstRowFirstColumn="0" w:firstRowLastColumn="0" w:lastRowFirstColumn="0" w:lastRowLastColumn="0"/>
          <w:trHeight w:val="224"/>
          <w:ins w:id="259" w:author="Musavi, Hamid [USA]" w:date="2017-08-07T18:47:00Z"/>
        </w:trPr>
        <w:tc>
          <w:tcPr>
            <w:cnfStyle w:val="001000000000" w:firstRow="0" w:lastRow="0" w:firstColumn="1" w:lastColumn="0" w:oddVBand="0" w:evenVBand="0" w:oddHBand="0" w:evenHBand="0" w:firstRowFirstColumn="0" w:firstRowLastColumn="0" w:lastRowFirstColumn="0" w:lastRowLastColumn="0"/>
            <w:tcW w:w="3775" w:type="dxa"/>
          </w:tcPr>
          <w:p w14:paraId="50755ED5" w14:textId="10440588" w:rsidR="002413A0" w:rsidRPr="002413A0" w:rsidRDefault="002413A0" w:rsidP="002253B4">
            <w:pPr>
              <w:rPr>
                <w:ins w:id="260" w:author="Musavi, Hamid [USA]" w:date="2017-08-07T18:47:00Z"/>
                <w:b w:val="0"/>
                <w:rPrChange w:id="261" w:author="Musavi, Hamid [USA]" w:date="2017-08-07T18:48:00Z">
                  <w:rPr>
                    <w:ins w:id="262" w:author="Musavi, Hamid [USA]" w:date="2017-08-07T18:47:00Z"/>
                  </w:rPr>
                </w:rPrChange>
              </w:rPr>
            </w:pPr>
            <w:ins w:id="263" w:author="Musavi, Hamid [USA]" w:date="2017-08-07T18:47:00Z">
              <w:r w:rsidRPr="002413A0">
                <w:rPr>
                  <w:b w:val="0"/>
                  <w:rPrChange w:id="264" w:author="Musavi, Hamid [USA]" w:date="2017-08-07T18:48:00Z">
                    <w:rPr/>
                  </w:rPrChange>
                </w:rPr>
                <w:t>vsdBufferSize</w:t>
              </w:r>
            </w:ins>
          </w:p>
        </w:tc>
        <w:tc>
          <w:tcPr>
            <w:tcW w:w="3330" w:type="dxa"/>
          </w:tcPr>
          <w:p w14:paraId="41C3DF88" w14:textId="5A9CD421" w:rsidR="002413A0" w:rsidDel="00517F74" w:rsidRDefault="002413A0" w:rsidP="002253B4">
            <w:pPr>
              <w:cnfStyle w:val="000000100000" w:firstRow="0" w:lastRow="0" w:firstColumn="0" w:lastColumn="0" w:oddVBand="0" w:evenVBand="0" w:oddHBand="1" w:evenHBand="0" w:firstRowFirstColumn="0" w:firstRowLastColumn="0" w:lastRowFirstColumn="0" w:lastRowLastColumn="0"/>
              <w:rPr>
                <w:ins w:id="265" w:author="Musavi, Hamid [USA]" w:date="2017-08-07T18:47:00Z"/>
              </w:rPr>
            </w:pPr>
            <w:ins w:id="266" w:author="Musavi, Hamid [USA]" w:date="2017-08-07T18:50:00Z">
              <w:r>
                <w:t>500</w:t>
              </w:r>
            </w:ins>
          </w:p>
        </w:tc>
        <w:tc>
          <w:tcPr>
            <w:tcW w:w="1170" w:type="dxa"/>
          </w:tcPr>
          <w:p w14:paraId="12632932" w14:textId="77777777" w:rsidR="002413A0" w:rsidRDefault="002413A0" w:rsidP="002253B4">
            <w:pPr>
              <w:jc w:val="center"/>
              <w:cnfStyle w:val="000000100000" w:firstRow="0" w:lastRow="0" w:firstColumn="0" w:lastColumn="0" w:oddVBand="0" w:evenVBand="0" w:oddHBand="1" w:evenHBand="0" w:firstRowFirstColumn="0" w:firstRowLastColumn="0" w:lastRowFirstColumn="0" w:lastRowLastColumn="0"/>
              <w:rPr>
                <w:ins w:id="267" w:author="Musavi, Hamid [USA]" w:date="2017-08-07T18:47:00Z"/>
              </w:rPr>
            </w:pPr>
          </w:p>
        </w:tc>
        <w:tc>
          <w:tcPr>
            <w:tcW w:w="4770" w:type="dxa"/>
          </w:tcPr>
          <w:p w14:paraId="01300CE7" w14:textId="77777777" w:rsidR="002413A0" w:rsidDel="00517F74" w:rsidRDefault="002413A0" w:rsidP="003D74EA">
            <w:pPr>
              <w:cnfStyle w:val="000000100000" w:firstRow="0" w:lastRow="0" w:firstColumn="0" w:lastColumn="0" w:oddVBand="0" w:evenVBand="0" w:oddHBand="1" w:evenHBand="0" w:firstRowFirstColumn="0" w:firstRowLastColumn="0" w:lastRowFirstColumn="0" w:lastRowLastColumn="0"/>
              <w:rPr>
                <w:ins w:id="268" w:author="Musavi, Hamid [USA]" w:date="2017-08-07T18:47:00Z"/>
              </w:rPr>
            </w:pPr>
          </w:p>
        </w:tc>
      </w:tr>
      <w:tr w:rsidR="002413A0" w:rsidRPr="00B900E1" w14:paraId="2BB6FD9D" w14:textId="77777777" w:rsidTr="00D1028D">
        <w:trPr>
          <w:trHeight w:val="224"/>
          <w:ins w:id="269" w:author="Musavi, Hamid [USA]" w:date="2017-08-07T18:47:00Z"/>
        </w:trPr>
        <w:tc>
          <w:tcPr>
            <w:cnfStyle w:val="001000000000" w:firstRow="0" w:lastRow="0" w:firstColumn="1" w:lastColumn="0" w:oddVBand="0" w:evenVBand="0" w:oddHBand="0" w:evenHBand="0" w:firstRowFirstColumn="0" w:firstRowLastColumn="0" w:lastRowFirstColumn="0" w:lastRowLastColumn="0"/>
            <w:tcW w:w="3775" w:type="dxa"/>
          </w:tcPr>
          <w:p w14:paraId="153C3C1A" w14:textId="44DAE3BB" w:rsidR="002413A0" w:rsidRPr="002413A0" w:rsidRDefault="002413A0" w:rsidP="002253B4">
            <w:pPr>
              <w:rPr>
                <w:ins w:id="270" w:author="Musavi, Hamid [USA]" w:date="2017-08-07T18:47:00Z"/>
                <w:b w:val="0"/>
                <w:rPrChange w:id="271" w:author="Musavi, Hamid [USA]" w:date="2017-08-07T18:48:00Z">
                  <w:rPr>
                    <w:ins w:id="272" w:author="Musavi, Hamid [USA]" w:date="2017-08-07T18:47:00Z"/>
                  </w:rPr>
                </w:rPrChange>
              </w:rPr>
            </w:pPr>
            <w:ins w:id="273" w:author="Musavi, Hamid [USA]" w:date="2017-08-07T18:48:00Z">
              <w:r w:rsidRPr="002413A0">
                <w:rPr>
                  <w:b w:val="0"/>
                  <w:rPrChange w:id="274" w:author="Musavi, Hamid [USA]" w:date="2017-08-07T18:48:00Z">
                    <w:rPr/>
                  </w:rPrChange>
                </w:rPr>
                <w:t>vsdReceiverPort</w:t>
              </w:r>
            </w:ins>
          </w:p>
        </w:tc>
        <w:tc>
          <w:tcPr>
            <w:tcW w:w="3330" w:type="dxa"/>
          </w:tcPr>
          <w:p w14:paraId="42DA800C" w14:textId="35AA7180" w:rsidR="002413A0" w:rsidDel="00517F74" w:rsidRDefault="002413A0" w:rsidP="002253B4">
            <w:pPr>
              <w:cnfStyle w:val="000000000000" w:firstRow="0" w:lastRow="0" w:firstColumn="0" w:lastColumn="0" w:oddVBand="0" w:evenVBand="0" w:oddHBand="0" w:evenHBand="0" w:firstRowFirstColumn="0" w:firstRowLastColumn="0" w:lastRowFirstColumn="0" w:lastRowLastColumn="0"/>
              <w:rPr>
                <w:ins w:id="275" w:author="Musavi, Hamid [USA]" w:date="2017-08-07T18:47:00Z"/>
              </w:rPr>
            </w:pPr>
            <w:ins w:id="276" w:author="Musavi, Hamid [USA]" w:date="2017-08-07T18:50:00Z">
              <w:r>
                <w:t>46753</w:t>
              </w:r>
            </w:ins>
          </w:p>
        </w:tc>
        <w:tc>
          <w:tcPr>
            <w:tcW w:w="1170" w:type="dxa"/>
          </w:tcPr>
          <w:p w14:paraId="536F1497" w14:textId="77777777" w:rsidR="002413A0" w:rsidRDefault="002413A0" w:rsidP="002253B4">
            <w:pPr>
              <w:jc w:val="center"/>
              <w:cnfStyle w:val="000000000000" w:firstRow="0" w:lastRow="0" w:firstColumn="0" w:lastColumn="0" w:oddVBand="0" w:evenVBand="0" w:oddHBand="0" w:evenHBand="0" w:firstRowFirstColumn="0" w:firstRowLastColumn="0" w:lastRowFirstColumn="0" w:lastRowLastColumn="0"/>
              <w:rPr>
                <w:ins w:id="277" w:author="Musavi, Hamid [USA]" w:date="2017-08-07T18:47:00Z"/>
              </w:rPr>
            </w:pPr>
          </w:p>
        </w:tc>
        <w:tc>
          <w:tcPr>
            <w:tcW w:w="4770" w:type="dxa"/>
          </w:tcPr>
          <w:p w14:paraId="6775C297" w14:textId="77777777" w:rsidR="002413A0" w:rsidDel="00517F74" w:rsidRDefault="002413A0" w:rsidP="003D74EA">
            <w:pPr>
              <w:cnfStyle w:val="000000000000" w:firstRow="0" w:lastRow="0" w:firstColumn="0" w:lastColumn="0" w:oddVBand="0" w:evenVBand="0" w:oddHBand="0" w:evenHBand="0" w:firstRowFirstColumn="0" w:firstRowLastColumn="0" w:lastRowFirstColumn="0" w:lastRowLastColumn="0"/>
              <w:rPr>
                <w:ins w:id="278" w:author="Musavi, Hamid [USA]" w:date="2017-08-07T18:47:00Z"/>
              </w:rPr>
            </w:pPr>
          </w:p>
        </w:tc>
      </w:tr>
      <w:tr w:rsidR="002413A0" w:rsidRPr="00B900E1" w14:paraId="4A469CFE" w14:textId="77777777" w:rsidTr="00D1028D">
        <w:trPr>
          <w:cnfStyle w:val="000000100000" w:firstRow="0" w:lastRow="0" w:firstColumn="0" w:lastColumn="0" w:oddVBand="0" w:evenVBand="0" w:oddHBand="1" w:evenHBand="0" w:firstRowFirstColumn="0" w:firstRowLastColumn="0" w:lastRowFirstColumn="0" w:lastRowLastColumn="0"/>
          <w:trHeight w:val="224"/>
          <w:ins w:id="279" w:author="Musavi, Hamid [USA]" w:date="2017-08-07T18:47:00Z"/>
        </w:trPr>
        <w:tc>
          <w:tcPr>
            <w:cnfStyle w:val="001000000000" w:firstRow="0" w:lastRow="0" w:firstColumn="1" w:lastColumn="0" w:oddVBand="0" w:evenVBand="0" w:oddHBand="0" w:evenHBand="0" w:firstRowFirstColumn="0" w:firstRowLastColumn="0" w:lastRowFirstColumn="0" w:lastRowLastColumn="0"/>
            <w:tcW w:w="3775" w:type="dxa"/>
          </w:tcPr>
          <w:p w14:paraId="42F4BF92" w14:textId="53DBDF66" w:rsidR="002413A0" w:rsidRPr="002413A0" w:rsidRDefault="002413A0" w:rsidP="002253B4">
            <w:pPr>
              <w:rPr>
                <w:ins w:id="280" w:author="Musavi, Hamid [USA]" w:date="2017-08-07T18:47:00Z"/>
                <w:b w:val="0"/>
                <w:rPrChange w:id="281" w:author="Musavi, Hamid [USA]" w:date="2017-08-07T18:48:00Z">
                  <w:rPr>
                    <w:ins w:id="282" w:author="Musavi, Hamid [USA]" w:date="2017-08-07T18:47:00Z"/>
                  </w:rPr>
                </w:rPrChange>
              </w:rPr>
            </w:pPr>
            <w:ins w:id="283" w:author="Musavi, Hamid [USA]" w:date="2017-08-07T18:48:00Z">
              <w:r w:rsidRPr="002413A0">
                <w:rPr>
                  <w:b w:val="0"/>
                  <w:rPrChange w:id="284" w:author="Musavi, Hamid [USA]" w:date="2017-08-07T18:48:00Z">
                    <w:rPr/>
                  </w:rPrChange>
                </w:rPr>
                <w:t>vsdDepositorPort</w:t>
              </w:r>
            </w:ins>
          </w:p>
        </w:tc>
        <w:tc>
          <w:tcPr>
            <w:tcW w:w="3330" w:type="dxa"/>
          </w:tcPr>
          <w:p w14:paraId="42660D9E" w14:textId="63C2C75C" w:rsidR="002413A0" w:rsidDel="00517F74" w:rsidRDefault="002413A0" w:rsidP="002253B4">
            <w:pPr>
              <w:cnfStyle w:val="000000100000" w:firstRow="0" w:lastRow="0" w:firstColumn="0" w:lastColumn="0" w:oddVBand="0" w:evenVBand="0" w:oddHBand="1" w:evenHBand="0" w:firstRowFirstColumn="0" w:firstRowLastColumn="0" w:lastRowFirstColumn="0" w:lastRowLastColumn="0"/>
              <w:rPr>
                <w:ins w:id="285" w:author="Musavi, Hamid [USA]" w:date="2017-08-07T18:47:00Z"/>
              </w:rPr>
            </w:pPr>
            <w:ins w:id="286" w:author="Musavi, Hamid [USA]" w:date="2017-08-07T18:50:00Z">
              <w:r>
                <w:t>5555</w:t>
              </w:r>
            </w:ins>
          </w:p>
        </w:tc>
        <w:tc>
          <w:tcPr>
            <w:tcW w:w="1170" w:type="dxa"/>
          </w:tcPr>
          <w:p w14:paraId="60254E79" w14:textId="77777777" w:rsidR="002413A0" w:rsidRDefault="002413A0" w:rsidP="002253B4">
            <w:pPr>
              <w:jc w:val="center"/>
              <w:cnfStyle w:val="000000100000" w:firstRow="0" w:lastRow="0" w:firstColumn="0" w:lastColumn="0" w:oddVBand="0" w:evenVBand="0" w:oddHBand="1" w:evenHBand="0" w:firstRowFirstColumn="0" w:firstRowLastColumn="0" w:lastRowFirstColumn="0" w:lastRowLastColumn="0"/>
              <w:rPr>
                <w:ins w:id="287" w:author="Musavi, Hamid [USA]" w:date="2017-08-07T18:47:00Z"/>
              </w:rPr>
            </w:pPr>
          </w:p>
        </w:tc>
        <w:tc>
          <w:tcPr>
            <w:tcW w:w="4770" w:type="dxa"/>
          </w:tcPr>
          <w:p w14:paraId="12405D43" w14:textId="77777777" w:rsidR="002413A0" w:rsidDel="00517F74" w:rsidRDefault="002413A0" w:rsidP="003D74EA">
            <w:pPr>
              <w:cnfStyle w:val="000000100000" w:firstRow="0" w:lastRow="0" w:firstColumn="0" w:lastColumn="0" w:oddVBand="0" w:evenVBand="0" w:oddHBand="1" w:evenHBand="0" w:firstRowFirstColumn="0" w:firstRowLastColumn="0" w:lastRowFirstColumn="0" w:lastRowLastColumn="0"/>
              <w:rPr>
                <w:ins w:id="288" w:author="Musavi, Hamid [USA]" w:date="2017-08-07T18:47:00Z"/>
              </w:rPr>
            </w:pPr>
          </w:p>
        </w:tc>
      </w:tr>
      <w:tr w:rsidR="002413A0" w:rsidRPr="00B900E1" w14:paraId="2857D1D5" w14:textId="77777777" w:rsidTr="00D1028D">
        <w:trPr>
          <w:trHeight w:val="224"/>
          <w:ins w:id="289" w:author="Musavi, Hamid [USA]" w:date="2017-08-07T18:47:00Z"/>
        </w:trPr>
        <w:tc>
          <w:tcPr>
            <w:cnfStyle w:val="001000000000" w:firstRow="0" w:lastRow="0" w:firstColumn="1" w:lastColumn="0" w:oddVBand="0" w:evenVBand="0" w:oddHBand="0" w:evenHBand="0" w:firstRowFirstColumn="0" w:firstRowLastColumn="0" w:lastRowFirstColumn="0" w:lastRowLastColumn="0"/>
            <w:tcW w:w="3775" w:type="dxa"/>
          </w:tcPr>
          <w:p w14:paraId="2FA5701B" w14:textId="6085DC1D" w:rsidR="002413A0" w:rsidRPr="002413A0" w:rsidRDefault="002413A0" w:rsidP="002253B4">
            <w:pPr>
              <w:rPr>
                <w:ins w:id="290" w:author="Musavi, Hamid [USA]" w:date="2017-08-07T18:47:00Z"/>
                <w:b w:val="0"/>
                <w:rPrChange w:id="291" w:author="Musavi, Hamid [USA]" w:date="2017-08-07T18:48:00Z">
                  <w:rPr>
                    <w:ins w:id="292" w:author="Musavi, Hamid [USA]" w:date="2017-08-07T18:47:00Z"/>
                  </w:rPr>
                </w:rPrChange>
              </w:rPr>
            </w:pPr>
            <w:ins w:id="293" w:author="Musavi, Hamid [USA]" w:date="2017-08-07T18:48:00Z">
              <w:r w:rsidRPr="002413A0">
                <w:rPr>
                  <w:b w:val="0"/>
                  <w:rPrChange w:id="294" w:author="Musavi, Hamid [USA]" w:date="2017-08-07T18:48:00Z">
                    <w:rPr/>
                  </w:rPrChange>
                </w:rPr>
                <w:t>vsdTrustport</w:t>
              </w:r>
            </w:ins>
          </w:p>
        </w:tc>
        <w:tc>
          <w:tcPr>
            <w:tcW w:w="3330" w:type="dxa"/>
          </w:tcPr>
          <w:p w14:paraId="78CA7BDF" w14:textId="787BB6AD" w:rsidR="002413A0" w:rsidDel="00517F74" w:rsidRDefault="002413A0" w:rsidP="002253B4">
            <w:pPr>
              <w:cnfStyle w:val="000000000000" w:firstRow="0" w:lastRow="0" w:firstColumn="0" w:lastColumn="0" w:oddVBand="0" w:evenVBand="0" w:oddHBand="0" w:evenHBand="0" w:firstRowFirstColumn="0" w:firstRowLastColumn="0" w:lastRowFirstColumn="0" w:lastRowLastColumn="0"/>
              <w:rPr>
                <w:ins w:id="295" w:author="Musavi, Hamid [USA]" w:date="2017-08-07T18:47:00Z"/>
              </w:rPr>
            </w:pPr>
            <w:ins w:id="296" w:author="Musavi, Hamid [USA]" w:date="2017-08-07T18:51:00Z">
              <w:r>
                <w:t>5556</w:t>
              </w:r>
            </w:ins>
          </w:p>
        </w:tc>
        <w:tc>
          <w:tcPr>
            <w:tcW w:w="1170" w:type="dxa"/>
          </w:tcPr>
          <w:p w14:paraId="0AFEFF78" w14:textId="77777777" w:rsidR="002413A0" w:rsidRDefault="002413A0" w:rsidP="002253B4">
            <w:pPr>
              <w:jc w:val="center"/>
              <w:cnfStyle w:val="000000000000" w:firstRow="0" w:lastRow="0" w:firstColumn="0" w:lastColumn="0" w:oddVBand="0" w:evenVBand="0" w:oddHBand="0" w:evenHBand="0" w:firstRowFirstColumn="0" w:firstRowLastColumn="0" w:lastRowFirstColumn="0" w:lastRowLastColumn="0"/>
              <w:rPr>
                <w:ins w:id="297" w:author="Musavi, Hamid [USA]" w:date="2017-08-07T18:47:00Z"/>
              </w:rPr>
            </w:pPr>
          </w:p>
        </w:tc>
        <w:tc>
          <w:tcPr>
            <w:tcW w:w="4770" w:type="dxa"/>
          </w:tcPr>
          <w:p w14:paraId="739B4FF8" w14:textId="77777777" w:rsidR="002413A0" w:rsidDel="00517F74" w:rsidRDefault="002413A0" w:rsidP="003D74EA">
            <w:pPr>
              <w:cnfStyle w:val="000000000000" w:firstRow="0" w:lastRow="0" w:firstColumn="0" w:lastColumn="0" w:oddVBand="0" w:evenVBand="0" w:oddHBand="0" w:evenHBand="0" w:firstRowFirstColumn="0" w:firstRowLastColumn="0" w:lastRowFirstColumn="0" w:lastRowLastColumn="0"/>
              <w:rPr>
                <w:ins w:id="298" w:author="Musavi, Hamid [USA]" w:date="2017-08-07T18:47:00Z"/>
              </w:rPr>
            </w:pPr>
          </w:p>
        </w:tc>
      </w:tr>
      <w:tr w:rsidR="00517F74" w:rsidRPr="00B900E1" w14:paraId="7ABA52BC" w14:textId="77777777" w:rsidTr="00D1028D">
        <w:trPr>
          <w:cnfStyle w:val="000000100000" w:firstRow="0" w:lastRow="0" w:firstColumn="0" w:lastColumn="0" w:oddVBand="0" w:evenVBand="0" w:oddHBand="1" w:evenHBand="0" w:firstRowFirstColumn="0" w:firstRowLastColumn="0" w:lastRowFirstColumn="0" w:lastRowLastColumn="0"/>
          <w:trHeight w:val="224"/>
          <w:ins w:id="299" w:author="Musavi, Hamid [USA]" w:date="2017-07-28T10:55:00Z"/>
          <w:trPrChange w:id="300" w:author="Musavi, Hamid [USA]" w:date="2017-08-07T18:44:00Z">
            <w:trPr>
              <w:trHeight w:val="224"/>
            </w:trPr>
          </w:trPrChange>
        </w:trPr>
        <w:tc>
          <w:tcPr>
            <w:cnfStyle w:val="001000000000" w:firstRow="0" w:lastRow="0" w:firstColumn="1" w:lastColumn="0" w:oddVBand="0" w:evenVBand="0" w:oddHBand="0" w:evenHBand="0" w:firstRowFirstColumn="0" w:firstRowLastColumn="0" w:lastRowFirstColumn="0" w:lastRowLastColumn="0"/>
            <w:tcW w:w="3775" w:type="dxa"/>
            <w:tcPrChange w:id="301" w:author="Musavi, Hamid [USA]" w:date="2017-08-07T18:44:00Z">
              <w:tcPr>
                <w:tcW w:w="3665" w:type="dxa"/>
              </w:tcPr>
            </w:tcPrChange>
          </w:tcPr>
          <w:p w14:paraId="6088D4D0" w14:textId="19982ACC" w:rsidR="00794CDD" w:rsidRPr="002413A0" w:rsidRDefault="00794CDD" w:rsidP="00794CDD">
            <w:pPr>
              <w:cnfStyle w:val="001000100000" w:firstRow="0" w:lastRow="0" w:firstColumn="1" w:lastColumn="0" w:oddVBand="0" w:evenVBand="0" w:oddHBand="1" w:evenHBand="0" w:firstRowFirstColumn="0" w:firstRowLastColumn="0" w:lastRowFirstColumn="0" w:lastRowLastColumn="0"/>
              <w:rPr>
                <w:ins w:id="302" w:author="Musavi, Hamid [USA]" w:date="2017-07-28T10:57:00Z"/>
                <w:b w:val="0"/>
                <w:rPrChange w:id="303" w:author="Musavi, Hamid [USA]" w:date="2017-08-07T18:48:00Z">
                  <w:rPr>
                    <w:ins w:id="304" w:author="Musavi, Hamid [USA]" w:date="2017-07-28T10:57:00Z"/>
                    <w:rFonts w:ascii="Courier New" w:hAnsi="Courier New" w:cs="Courier New"/>
                    <w:color w:val="5A5A5A"/>
                    <w:shd w:val="clear" w:color="auto" w:fill="FCFCFC"/>
                  </w:rPr>
                </w:rPrChange>
              </w:rPr>
            </w:pPr>
            <w:ins w:id="305" w:author="Musavi, Hamid [USA]" w:date="2017-07-28T10:57:00Z">
              <w:r w:rsidRPr="002413A0">
                <w:rPr>
                  <w:b w:val="0"/>
                  <w:rPrChange w:id="306" w:author="Musavi, Hamid [USA]" w:date="2017-08-07T18:48:00Z">
                    <w:rPr>
                      <w:rFonts w:ascii="Courier New" w:hAnsi="Courier New" w:cs="Courier New"/>
                      <w:color w:val="5A5A5A"/>
                      <w:shd w:val="clear" w:color="auto" w:fill="FCFCFC"/>
                    </w:rPr>
                  </w:rPrChange>
                </w:rPr>
                <w:t>ode.caCertPath</w:t>
              </w:r>
            </w:ins>
          </w:p>
          <w:p w14:paraId="4EF75EF3" w14:textId="2EA3086C" w:rsidR="00517F74" w:rsidRPr="002413A0" w:rsidDel="00517F74" w:rsidRDefault="00517F74" w:rsidP="00794CDD">
            <w:pPr>
              <w:cnfStyle w:val="001000100000" w:firstRow="0" w:lastRow="0" w:firstColumn="1" w:lastColumn="0" w:oddVBand="0" w:evenVBand="0" w:oddHBand="1" w:evenHBand="0" w:firstRowFirstColumn="0" w:firstRowLastColumn="0" w:lastRowFirstColumn="0" w:lastRowLastColumn="0"/>
              <w:rPr>
                <w:ins w:id="307" w:author="Musavi, Hamid [USA]" w:date="2017-07-28T10:55:00Z"/>
                <w:b w:val="0"/>
                <w:rPrChange w:id="308" w:author="Musavi, Hamid [USA]" w:date="2017-08-07T18:48:00Z">
                  <w:rPr>
                    <w:ins w:id="309" w:author="Musavi, Hamid [USA]" w:date="2017-07-28T10:55:00Z"/>
                  </w:rPr>
                </w:rPrChange>
              </w:rPr>
            </w:pPr>
          </w:p>
        </w:tc>
        <w:tc>
          <w:tcPr>
            <w:tcW w:w="3330" w:type="dxa"/>
            <w:tcPrChange w:id="310" w:author="Musavi, Hamid [USA]" w:date="2017-08-07T18:44:00Z">
              <w:tcPr>
                <w:tcW w:w="3440" w:type="dxa"/>
                <w:gridSpan w:val="2"/>
              </w:tcPr>
            </w:tcPrChange>
          </w:tcPr>
          <w:p w14:paraId="0302634D" w14:textId="5FC0D6A6" w:rsidR="00517F74" w:rsidDel="00517F74" w:rsidRDefault="00173E4A" w:rsidP="002253B4">
            <w:pPr>
              <w:cnfStyle w:val="000000100000" w:firstRow="0" w:lastRow="0" w:firstColumn="0" w:lastColumn="0" w:oddVBand="0" w:evenVBand="0" w:oddHBand="1" w:evenHBand="0" w:firstRowFirstColumn="0" w:firstRowLastColumn="0" w:lastRowFirstColumn="0" w:lastRowLastColumn="0"/>
              <w:rPr>
                <w:ins w:id="311" w:author="Musavi, Hamid [USA]" w:date="2017-07-28T10:55:00Z"/>
              </w:rPr>
            </w:pPr>
            <w:ins w:id="312" w:author="Musavi, Hamid [USA]" w:date="2017-07-28T11:00:00Z">
              <w:r>
                <w:t>null</w:t>
              </w:r>
            </w:ins>
          </w:p>
        </w:tc>
        <w:tc>
          <w:tcPr>
            <w:tcW w:w="1170" w:type="dxa"/>
            <w:tcPrChange w:id="313" w:author="Musavi, Hamid [USA]" w:date="2017-08-07T18:44:00Z">
              <w:tcPr>
                <w:tcW w:w="1170" w:type="dxa"/>
              </w:tcPr>
            </w:tcPrChange>
          </w:tcPr>
          <w:p w14:paraId="0DA83E58" w14:textId="1E85BE1D" w:rsidR="00517F74" w:rsidRDefault="00794CDD" w:rsidP="002253B4">
            <w:pPr>
              <w:jc w:val="center"/>
              <w:cnfStyle w:val="000000100000" w:firstRow="0" w:lastRow="0" w:firstColumn="0" w:lastColumn="0" w:oddVBand="0" w:evenVBand="0" w:oddHBand="1" w:evenHBand="0" w:firstRowFirstColumn="0" w:firstRowLastColumn="0" w:lastRowFirstColumn="0" w:lastRowLastColumn="0"/>
              <w:rPr>
                <w:ins w:id="314" w:author="Musavi, Hamid [USA]" w:date="2017-07-28T10:55:00Z"/>
              </w:rPr>
            </w:pPr>
            <w:ins w:id="315" w:author="Musavi, Hamid [USA]" w:date="2017-07-28T10:57:00Z">
              <w:r>
                <w:t>X</w:t>
              </w:r>
            </w:ins>
          </w:p>
        </w:tc>
        <w:tc>
          <w:tcPr>
            <w:tcW w:w="4770" w:type="dxa"/>
            <w:tcPrChange w:id="316" w:author="Musavi, Hamid [USA]" w:date="2017-08-07T18:44:00Z">
              <w:tcPr>
                <w:tcW w:w="4770" w:type="dxa"/>
              </w:tcPr>
            </w:tcPrChange>
          </w:tcPr>
          <w:p w14:paraId="0A6C6062" w14:textId="44FB2F0A" w:rsidR="00517F74" w:rsidRPr="002413A0" w:rsidDel="00517F74" w:rsidRDefault="00794CDD" w:rsidP="003D74EA">
            <w:pPr>
              <w:cnfStyle w:val="000000100000" w:firstRow="0" w:lastRow="0" w:firstColumn="0" w:lastColumn="0" w:oddVBand="0" w:evenVBand="0" w:oddHBand="1" w:evenHBand="0" w:firstRowFirstColumn="0" w:firstRowLastColumn="0" w:lastRowFirstColumn="0" w:lastRowLastColumn="0"/>
              <w:rPr>
                <w:ins w:id="317" w:author="Musavi, Hamid [USA]" w:date="2017-07-28T10:55:00Z"/>
                <w:rPrChange w:id="318" w:author="Musavi, Hamid [USA]" w:date="2017-08-07T18:49:00Z">
                  <w:rPr>
                    <w:ins w:id="319" w:author="Musavi, Hamid [USA]" w:date="2017-07-28T10:55:00Z"/>
                  </w:rPr>
                </w:rPrChange>
              </w:rPr>
            </w:pPr>
            <w:ins w:id="320" w:author="Musavi, Hamid [USA]" w:date="2017-07-28T10:57:00Z">
              <w:r w:rsidRPr="002413A0">
                <w:rPr>
                  <w:rPrChange w:id="321" w:author="Musavi, Hamid [USA]" w:date="2017-08-07T18:49:00Z">
                    <w:rPr>
                      <w:rFonts w:ascii="Courier New" w:hAnsi="Courier New" w:cs="Courier New"/>
                      <w:color w:val="5A5A5A"/>
                      <w:shd w:val="clear" w:color="auto" w:fill="FCFCFC"/>
                    </w:rPr>
                  </w:rPrChange>
                </w:rPr>
                <w:t>path/to/CaCertFile or define env variable ${ODE_CA_CERT_PATH}</w:t>
              </w:r>
            </w:ins>
          </w:p>
        </w:tc>
      </w:tr>
      <w:tr w:rsidR="00173E4A" w:rsidRPr="00B900E1" w14:paraId="0582E885" w14:textId="77777777" w:rsidTr="00D1028D">
        <w:trPr>
          <w:trHeight w:val="224"/>
          <w:ins w:id="322" w:author="Musavi, Hamid [USA]" w:date="2017-07-28T10:57:00Z"/>
          <w:trPrChange w:id="323" w:author="Musavi, Hamid [USA]" w:date="2017-08-07T18:44:00Z">
            <w:trPr>
              <w:trHeight w:val="224"/>
            </w:trPr>
          </w:trPrChange>
        </w:trPr>
        <w:tc>
          <w:tcPr>
            <w:cnfStyle w:val="001000000000" w:firstRow="0" w:lastRow="0" w:firstColumn="1" w:lastColumn="0" w:oddVBand="0" w:evenVBand="0" w:oddHBand="0" w:evenHBand="0" w:firstRowFirstColumn="0" w:firstRowLastColumn="0" w:lastRowFirstColumn="0" w:lastRowLastColumn="0"/>
            <w:tcW w:w="3775" w:type="dxa"/>
            <w:tcPrChange w:id="324" w:author="Musavi, Hamid [USA]" w:date="2017-08-07T18:44:00Z">
              <w:tcPr>
                <w:tcW w:w="3665" w:type="dxa"/>
              </w:tcPr>
            </w:tcPrChange>
          </w:tcPr>
          <w:p w14:paraId="249C72FE" w14:textId="1F0E402C" w:rsidR="00173E4A" w:rsidRPr="002413A0" w:rsidRDefault="00173E4A" w:rsidP="00173E4A">
            <w:pPr>
              <w:rPr>
                <w:ins w:id="325" w:author="Musavi, Hamid [USA]" w:date="2017-07-28T10:57:00Z"/>
                <w:b w:val="0"/>
                <w:rPrChange w:id="326" w:author="Musavi, Hamid [USA]" w:date="2017-08-07T18:48:00Z">
                  <w:rPr>
                    <w:ins w:id="327" w:author="Musavi, Hamid [USA]" w:date="2017-07-28T10:57:00Z"/>
                    <w:rFonts w:ascii="Courier New" w:hAnsi="Courier New" w:cs="Courier New"/>
                    <w:color w:val="5A5A5A"/>
                    <w:shd w:val="clear" w:color="auto" w:fill="FCFCFC"/>
                  </w:rPr>
                </w:rPrChange>
              </w:rPr>
            </w:pPr>
            <w:ins w:id="328" w:author="Musavi, Hamid [USA]" w:date="2017-07-28T10:58:00Z">
              <w:r w:rsidRPr="002413A0">
                <w:rPr>
                  <w:b w:val="0"/>
                  <w:rPrChange w:id="329" w:author="Musavi, Hamid [USA]" w:date="2017-08-07T18:48:00Z">
                    <w:rPr>
                      <w:rFonts w:ascii="Courier New" w:hAnsi="Courier New" w:cs="Courier New"/>
                      <w:color w:val="5A5A5A"/>
                      <w:shd w:val="clear" w:color="auto" w:fill="FCFCFC"/>
                    </w:rPr>
                  </w:rPrChange>
                </w:rPr>
                <w:t>ode.selfCertPath</w:t>
              </w:r>
            </w:ins>
          </w:p>
        </w:tc>
        <w:tc>
          <w:tcPr>
            <w:tcW w:w="3330" w:type="dxa"/>
            <w:tcPrChange w:id="330" w:author="Musavi, Hamid [USA]" w:date="2017-08-07T18:44:00Z">
              <w:tcPr>
                <w:tcW w:w="3440" w:type="dxa"/>
                <w:gridSpan w:val="2"/>
              </w:tcPr>
            </w:tcPrChange>
          </w:tcPr>
          <w:p w14:paraId="20F44282" w14:textId="6A2C9534" w:rsidR="00173E4A" w:rsidDel="00517F74" w:rsidRDefault="00173E4A" w:rsidP="00173E4A">
            <w:pPr>
              <w:cnfStyle w:val="000000000000" w:firstRow="0" w:lastRow="0" w:firstColumn="0" w:lastColumn="0" w:oddVBand="0" w:evenVBand="0" w:oddHBand="0" w:evenHBand="0" w:firstRowFirstColumn="0" w:firstRowLastColumn="0" w:lastRowFirstColumn="0" w:lastRowLastColumn="0"/>
              <w:rPr>
                <w:ins w:id="331" w:author="Musavi, Hamid [USA]" w:date="2017-07-28T10:57:00Z"/>
              </w:rPr>
            </w:pPr>
            <w:ins w:id="332" w:author="Musavi, Hamid [USA]" w:date="2017-07-28T11:00:00Z">
              <w:r>
                <w:t>null</w:t>
              </w:r>
            </w:ins>
          </w:p>
        </w:tc>
        <w:tc>
          <w:tcPr>
            <w:tcW w:w="1170" w:type="dxa"/>
            <w:tcPrChange w:id="333" w:author="Musavi, Hamid [USA]" w:date="2017-08-07T18:44:00Z">
              <w:tcPr>
                <w:tcW w:w="1170" w:type="dxa"/>
              </w:tcPr>
            </w:tcPrChange>
          </w:tcPr>
          <w:p w14:paraId="55A82C99" w14:textId="33EBFC5B" w:rsidR="00173E4A" w:rsidRDefault="00173E4A" w:rsidP="00173E4A">
            <w:pPr>
              <w:jc w:val="center"/>
              <w:cnfStyle w:val="000000000000" w:firstRow="0" w:lastRow="0" w:firstColumn="0" w:lastColumn="0" w:oddVBand="0" w:evenVBand="0" w:oddHBand="0" w:evenHBand="0" w:firstRowFirstColumn="0" w:firstRowLastColumn="0" w:lastRowFirstColumn="0" w:lastRowLastColumn="0"/>
              <w:rPr>
                <w:ins w:id="334" w:author="Musavi, Hamid [USA]" w:date="2017-07-28T10:57:00Z"/>
              </w:rPr>
            </w:pPr>
            <w:ins w:id="335" w:author="Musavi, Hamid [USA]" w:date="2017-07-28T10:58:00Z">
              <w:r>
                <w:t>X</w:t>
              </w:r>
            </w:ins>
          </w:p>
        </w:tc>
        <w:tc>
          <w:tcPr>
            <w:tcW w:w="4770" w:type="dxa"/>
            <w:tcPrChange w:id="336" w:author="Musavi, Hamid [USA]" w:date="2017-08-07T18:44:00Z">
              <w:tcPr>
                <w:tcW w:w="4770" w:type="dxa"/>
              </w:tcPr>
            </w:tcPrChange>
          </w:tcPr>
          <w:p w14:paraId="2FC3CC57" w14:textId="0A5BE320" w:rsidR="00173E4A" w:rsidRPr="002413A0" w:rsidRDefault="00173E4A" w:rsidP="00173E4A">
            <w:pPr>
              <w:cnfStyle w:val="000000000000" w:firstRow="0" w:lastRow="0" w:firstColumn="0" w:lastColumn="0" w:oddVBand="0" w:evenVBand="0" w:oddHBand="0" w:evenHBand="0" w:firstRowFirstColumn="0" w:firstRowLastColumn="0" w:lastRowFirstColumn="0" w:lastRowLastColumn="0"/>
              <w:rPr>
                <w:ins w:id="337" w:author="Musavi, Hamid [USA]" w:date="2017-07-28T10:57:00Z"/>
                <w:rPrChange w:id="338" w:author="Musavi, Hamid [USA]" w:date="2017-08-07T18:49:00Z">
                  <w:rPr>
                    <w:ins w:id="339" w:author="Musavi, Hamid [USA]" w:date="2017-07-28T10:57:00Z"/>
                    <w:rFonts w:ascii="Courier New" w:hAnsi="Courier New" w:cs="Courier New"/>
                    <w:color w:val="5A5A5A"/>
                    <w:shd w:val="clear" w:color="auto" w:fill="FCFCFC"/>
                  </w:rPr>
                </w:rPrChange>
              </w:rPr>
            </w:pPr>
            <w:ins w:id="340" w:author="Musavi, Hamid [USA]" w:date="2017-07-28T10:58:00Z">
              <w:r w:rsidRPr="002413A0">
                <w:rPr>
                  <w:rPrChange w:id="341" w:author="Musavi, Hamid [USA]" w:date="2017-08-07T18:49:00Z">
                    <w:rPr>
                      <w:rFonts w:ascii="Courier New" w:hAnsi="Courier New" w:cs="Courier New"/>
                      <w:color w:val="5A5A5A"/>
                      <w:shd w:val="clear" w:color="auto" w:fill="FCFCFC"/>
                    </w:rPr>
                  </w:rPrChange>
                </w:rPr>
                <w:t>path/to/selfCertFile or define env variable ${ODE_SELF_CERT_PATH}</w:t>
              </w:r>
            </w:ins>
          </w:p>
        </w:tc>
      </w:tr>
      <w:tr w:rsidR="00173E4A" w:rsidRPr="00B900E1" w14:paraId="37990281" w14:textId="77777777" w:rsidTr="00D1028D">
        <w:trPr>
          <w:cnfStyle w:val="000000100000" w:firstRow="0" w:lastRow="0" w:firstColumn="0" w:lastColumn="0" w:oddVBand="0" w:evenVBand="0" w:oddHBand="1" w:evenHBand="0" w:firstRowFirstColumn="0" w:firstRowLastColumn="0" w:lastRowFirstColumn="0" w:lastRowLastColumn="0"/>
          <w:trHeight w:val="224"/>
          <w:ins w:id="342" w:author="Musavi, Hamid [USA]" w:date="2017-07-28T10:58:00Z"/>
          <w:trPrChange w:id="343" w:author="Musavi, Hamid [USA]" w:date="2017-08-07T18:44:00Z">
            <w:trPr>
              <w:trHeight w:val="224"/>
            </w:trPr>
          </w:trPrChange>
        </w:trPr>
        <w:tc>
          <w:tcPr>
            <w:cnfStyle w:val="001000000000" w:firstRow="0" w:lastRow="0" w:firstColumn="1" w:lastColumn="0" w:oddVBand="0" w:evenVBand="0" w:oddHBand="0" w:evenHBand="0" w:firstRowFirstColumn="0" w:firstRowLastColumn="0" w:lastRowFirstColumn="0" w:lastRowLastColumn="0"/>
            <w:tcW w:w="3775" w:type="dxa"/>
            <w:tcPrChange w:id="344" w:author="Musavi, Hamid [USA]" w:date="2017-08-07T18:44:00Z">
              <w:tcPr>
                <w:tcW w:w="3665" w:type="dxa"/>
              </w:tcPr>
            </w:tcPrChange>
          </w:tcPr>
          <w:p w14:paraId="5F40EF41" w14:textId="050AD0A4" w:rsidR="00173E4A" w:rsidRPr="002413A0" w:rsidRDefault="00173E4A" w:rsidP="00173E4A">
            <w:pPr>
              <w:cnfStyle w:val="001000100000" w:firstRow="0" w:lastRow="0" w:firstColumn="1" w:lastColumn="0" w:oddVBand="0" w:evenVBand="0" w:oddHBand="1" w:evenHBand="0" w:firstRowFirstColumn="0" w:firstRowLastColumn="0" w:lastRowFirstColumn="0" w:lastRowLastColumn="0"/>
              <w:rPr>
                <w:ins w:id="345" w:author="Musavi, Hamid [USA]" w:date="2017-07-28T10:58:00Z"/>
                <w:b w:val="0"/>
                <w:rPrChange w:id="346" w:author="Musavi, Hamid [USA]" w:date="2017-08-07T18:48:00Z">
                  <w:rPr>
                    <w:ins w:id="347" w:author="Musavi, Hamid [USA]" w:date="2017-07-28T10:58:00Z"/>
                    <w:rFonts w:ascii="Courier New" w:hAnsi="Courier New" w:cs="Courier New"/>
                    <w:color w:val="5A5A5A"/>
                    <w:shd w:val="clear" w:color="auto" w:fill="FCFCFC"/>
                  </w:rPr>
                </w:rPrChange>
              </w:rPr>
            </w:pPr>
            <w:ins w:id="348" w:author="Musavi, Hamid [USA]" w:date="2017-07-28T10:58:00Z">
              <w:r w:rsidRPr="002413A0">
                <w:rPr>
                  <w:b w:val="0"/>
                  <w:rPrChange w:id="349" w:author="Musavi, Hamid [USA]" w:date="2017-08-07T18:48:00Z">
                    <w:rPr>
                      <w:rFonts w:ascii="Courier New" w:hAnsi="Courier New" w:cs="Courier New"/>
                      <w:color w:val="5A5A5A"/>
                      <w:shd w:val="clear" w:color="auto" w:fill="FCFCFC"/>
                    </w:rPr>
                  </w:rPrChange>
                </w:rPr>
                <w:t>ode.selfPrivateKeyReconstructionFilePath</w:t>
              </w:r>
            </w:ins>
          </w:p>
        </w:tc>
        <w:tc>
          <w:tcPr>
            <w:tcW w:w="3330" w:type="dxa"/>
            <w:tcPrChange w:id="350" w:author="Musavi, Hamid [USA]" w:date="2017-08-07T18:44:00Z">
              <w:tcPr>
                <w:tcW w:w="3440" w:type="dxa"/>
                <w:gridSpan w:val="2"/>
              </w:tcPr>
            </w:tcPrChange>
          </w:tcPr>
          <w:p w14:paraId="59276B6D" w14:textId="4B64DC82" w:rsidR="00173E4A" w:rsidDel="00517F74" w:rsidRDefault="00173E4A" w:rsidP="00173E4A">
            <w:pPr>
              <w:cnfStyle w:val="000000100000" w:firstRow="0" w:lastRow="0" w:firstColumn="0" w:lastColumn="0" w:oddVBand="0" w:evenVBand="0" w:oddHBand="1" w:evenHBand="0" w:firstRowFirstColumn="0" w:firstRowLastColumn="0" w:lastRowFirstColumn="0" w:lastRowLastColumn="0"/>
              <w:rPr>
                <w:ins w:id="351" w:author="Musavi, Hamid [USA]" w:date="2017-07-28T10:58:00Z"/>
              </w:rPr>
            </w:pPr>
            <w:ins w:id="352" w:author="Musavi, Hamid [USA]" w:date="2017-07-28T11:00:00Z">
              <w:r>
                <w:t>null</w:t>
              </w:r>
            </w:ins>
          </w:p>
        </w:tc>
        <w:tc>
          <w:tcPr>
            <w:tcW w:w="1170" w:type="dxa"/>
            <w:tcPrChange w:id="353" w:author="Musavi, Hamid [USA]" w:date="2017-08-07T18:44:00Z">
              <w:tcPr>
                <w:tcW w:w="1170" w:type="dxa"/>
              </w:tcPr>
            </w:tcPrChange>
          </w:tcPr>
          <w:p w14:paraId="58511421" w14:textId="02FCD284" w:rsidR="00173E4A" w:rsidRDefault="00173E4A" w:rsidP="00173E4A">
            <w:pPr>
              <w:jc w:val="center"/>
              <w:cnfStyle w:val="000000100000" w:firstRow="0" w:lastRow="0" w:firstColumn="0" w:lastColumn="0" w:oddVBand="0" w:evenVBand="0" w:oddHBand="1" w:evenHBand="0" w:firstRowFirstColumn="0" w:firstRowLastColumn="0" w:lastRowFirstColumn="0" w:lastRowLastColumn="0"/>
              <w:rPr>
                <w:ins w:id="354" w:author="Musavi, Hamid [USA]" w:date="2017-07-28T10:58:00Z"/>
              </w:rPr>
            </w:pPr>
            <w:ins w:id="355" w:author="Musavi, Hamid [USA]" w:date="2017-07-28T10:59:00Z">
              <w:r>
                <w:t>X</w:t>
              </w:r>
            </w:ins>
          </w:p>
        </w:tc>
        <w:tc>
          <w:tcPr>
            <w:tcW w:w="4770" w:type="dxa"/>
            <w:tcPrChange w:id="356" w:author="Musavi, Hamid [USA]" w:date="2017-08-07T18:44:00Z">
              <w:tcPr>
                <w:tcW w:w="4770" w:type="dxa"/>
              </w:tcPr>
            </w:tcPrChange>
          </w:tcPr>
          <w:p w14:paraId="397E2688" w14:textId="01B80287" w:rsidR="00173E4A" w:rsidRPr="002413A0" w:rsidRDefault="00173E4A" w:rsidP="00173E4A">
            <w:pPr>
              <w:cnfStyle w:val="000000100000" w:firstRow="0" w:lastRow="0" w:firstColumn="0" w:lastColumn="0" w:oddVBand="0" w:evenVBand="0" w:oddHBand="1" w:evenHBand="0" w:firstRowFirstColumn="0" w:firstRowLastColumn="0" w:lastRowFirstColumn="0" w:lastRowLastColumn="0"/>
              <w:rPr>
                <w:ins w:id="357" w:author="Musavi, Hamid [USA]" w:date="2017-07-28T10:58:00Z"/>
                <w:rPrChange w:id="358" w:author="Musavi, Hamid [USA]" w:date="2017-08-07T18:49:00Z">
                  <w:rPr>
                    <w:ins w:id="359" w:author="Musavi, Hamid [USA]" w:date="2017-07-28T10:58:00Z"/>
                    <w:rFonts w:ascii="Courier New" w:hAnsi="Courier New" w:cs="Courier New"/>
                    <w:color w:val="5A5A5A"/>
                    <w:shd w:val="clear" w:color="auto" w:fill="FCFCFC"/>
                  </w:rPr>
                </w:rPrChange>
              </w:rPr>
            </w:pPr>
            <w:ins w:id="360" w:author="Musavi, Hamid [USA]" w:date="2017-07-28T10:58:00Z">
              <w:r w:rsidRPr="002413A0">
                <w:rPr>
                  <w:rPrChange w:id="361" w:author="Musavi, Hamid [USA]" w:date="2017-08-07T18:49:00Z">
                    <w:rPr>
                      <w:rFonts w:ascii="Courier New" w:hAnsi="Courier New" w:cs="Courier New"/>
                      <w:color w:val="5A5A5A"/>
                      <w:shd w:val="clear" w:color="auto" w:fill="FCFCFC"/>
                    </w:rPr>
                  </w:rPrChange>
                </w:rPr>
                <w:t>path/to/selfPrivateKeyReconstructionFile or define env variable ${ODE_SELF_PRIVATE_KEY_RECONSTRUCTION_FILE_PATH}</w:t>
              </w:r>
            </w:ins>
          </w:p>
        </w:tc>
      </w:tr>
      <w:tr w:rsidR="00173E4A" w:rsidRPr="00B900E1" w14:paraId="65D35EA8" w14:textId="77777777" w:rsidTr="00D1028D">
        <w:trPr>
          <w:trHeight w:val="224"/>
          <w:ins w:id="362" w:author="Musavi, Hamid [USA]" w:date="2017-07-28T10:59:00Z"/>
          <w:trPrChange w:id="363" w:author="Musavi, Hamid [USA]" w:date="2017-08-07T18:44:00Z">
            <w:trPr>
              <w:trHeight w:val="224"/>
            </w:trPr>
          </w:trPrChange>
        </w:trPr>
        <w:tc>
          <w:tcPr>
            <w:cnfStyle w:val="001000000000" w:firstRow="0" w:lastRow="0" w:firstColumn="1" w:lastColumn="0" w:oddVBand="0" w:evenVBand="0" w:oddHBand="0" w:evenHBand="0" w:firstRowFirstColumn="0" w:firstRowLastColumn="0" w:lastRowFirstColumn="0" w:lastRowLastColumn="0"/>
            <w:tcW w:w="3775" w:type="dxa"/>
            <w:tcPrChange w:id="364" w:author="Musavi, Hamid [USA]" w:date="2017-08-07T18:44:00Z">
              <w:tcPr>
                <w:tcW w:w="3665" w:type="dxa"/>
              </w:tcPr>
            </w:tcPrChange>
          </w:tcPr>
          <w:p w14:paraId="41D27A84" w14:textId="74FAAA43" w:rsidR="00173E4A" w:rsidRPr="002413A0" w:rsidRDefault="00173E4A" w:rsidP="00173E4A">
            <w:pPr>
              <w:rPr>
                <w:ins w:id="365" w:author="Musavi, Hamid [USA]" w:date="2017-07-28T10:59:00Z"/>
                <w:b w:val="0"/>
                <w:rPrChange w:id="366" w:author="Musavi, Hamid [USA]" w:date="2017-08-07T18:48:00Z">
                  <w:rPr>
                    <w:ins w:id="367" w:author="Musavi, Hamid [USA]" w:date="2017-07-28T10:59:00Z"/>
                    <w:rFonts w:ascii="Courier New" w:hAnsi="Courier New" w:cs="Courier New"/>
                    <w:color w:val="5A5A5A"/>
                    <w:shd w:val="clear" w:color="auto" w:fill="FCFCFC"/>
                  </w:rPr>
                </w:rPrChange>
              </w:rPr>
            </w:pPr>
            <w:ins w:id="368" w:author="Musavi, Hamid [USA]" w:date="2017-07-28T10:59:00Z">
              <w:r w:rsidRPr="002413A0">
                <w:rPr>
                  <w:b w:val="0"/>
                  <w:rPrChange w:id="369" w:author="Musavi, Hamid [USA]" w:date="2017-08-07T18:48:00Z">
                    <w:rPr>
                      <w:rFonts w:ascii="Courier New" w:hAnsi="Courier New" w:cs="Courier New"/>
                      <w:color w:val="5A5A5A"/>
                      <w:shd w:val="clear" w:color="auto" w:fill="FCFCFC"/>
                    </w:rPr>
                  </w:rPrChange>
                </w:rPr>
                <w:t>ode.selfSigningPrivateKeyFilePath</w:t>
              </w:r>
            </w:ins>
          </w:p>
        </w:tc>
        <w:tc>
          <w:tcPr>
            <w:tcW w:w="3330" w:type="dxa"/>
            <w:tcPrChange w:id="370" w:author="Musavi, Hamid [USA]" w:date="2017-08-07T18:44:00Z">
              <w:tcPr>
                <w:tcW w:w="3440" w:type="dxa"/>
                <w:gridSpan w:val="2"/>
              </w:tcPr>
            </w:tcPrChange>
          </w:tcPr>
          <w:p w14:paraId="42B2F0DF" w14:textId="776C414A" w:rsidR="00173E4A" w:rsidDel="00517F74" w:rsidRDefault="00173E4A" w:rsidP="00173E4A">
            <w:pPr>
              <w:cnfStyle w:val="000000000000" w:firstRow="0" w:lastRow="0" w:firstColumn="0" w:lastColumn="0" w:oddVBand="0" w:evenVBand="0" w:oddHBand="0" w:evenHBand="0" w:firstRowFirstColumn="0" w:firstRowLastColumn="0" w:lastRowFirstColumn="0" w:lastRowLastColumn="0"/>
              <w:rPr>
                <w:ins w:id="371" w:author="Musavi, Hamid [USA]" w:date="2017-07-28T10:59:00Z"/>
              </w:rPr>
            </w:pPr>
            <w:ins w:id="372" w:author="Musavi, Hamid [USA]" w:date="2017-07-28T11:00:00Z">
              <w:r>
                <w:t>null</w:t>
              </w:r>
            </w:ins>
          </w:p>
        </w:tc>
        <w:tc>
          <w:tcPr>
            <w:tcW w:w="1170" w:type="dxa"/>
            <w:tcPrChange w:id="373" w:author="Musavi, Hamid [USA]" w:date="2017-08-07T18:44:00Z">
              <w:tcPr>
                <w:tcW w:w="1170" w:type="dxa"/>
              </w:tcPr>
            </w:tcPrChange>
          </w:tcPr>
          <w:p w14:paraId="65CF6976" w14:textId="1402BB81" w:rsidR="00173E4A" w:rsidRDefault="00173E4A" w:rsidP="00173E4A">
            <w:pPr>
              <w:jc w:val="center"/>
              <w:cnfStyle w:val="000000000000" w:firstRow="0" w:lastRow="0" w:firstColumn="0" w:lastColumn="0" w:oddVBand="0" w:evenVBand="0" w:oddHBand="0" w:evenHBand="0" w:firstRowFirstColumn="0" w:firstRowLastColumn="0" w:lastRowFirstColumn="0" w:lastRowLastColumn="0"/>
              <w:rPr>
                <w:ins w:id="374" w:author="Musavi, Hamid [USA]" w:date="2017-07-28T10:59:00Z"/>
              </w:rPr>
            </w:pPr>
            <w:ins w:id="375" w:author="Musavi, Hamid [USA]" w:date="2017-07-28T10:59:00Z">
              <w:r>
                <w:t>X</w:t>
              </w:r>
            </w:ins>
          </w:p>
        </w:tc>
        <w:tc>
          <w:tcPr>
            <w:tcW w:w="4770" w:type="dxa"/>
            <w:tcPrChange w:id="376" w:author="Musavi, Hamid [USA]" w:date="2017-08-07T18:44:00Z">
              <w:tcPr>
                <w:tcW w:w="4770" w:type="dxa"/>
              </w:tcPr>
            </w:tcPrChange>
          </w:tcPr>
          <w:p w14:paraId="610DB486" w14:textId="6A261DA1" w:rsidR="00173E4A" w:rsidRPr="002413A0" w:rsidRDefault="00173E4A" w:rsidP="00173E4A">
            <w:pPr>
              <w:cnfStyle w:val="000000000000" w:firstRow="0" w:lastRow="0" w:firstColumn="0" w:lastColumn="0" w:oddVBand="0" w:evenVBand="0" w:oddHBand="0" w:evenHBand="0" w:firstRowFirstColumn="0" w:firstRowLastColumn="0" w:lastRowFirstColumn="0" w:lastRowLastColumn="0"/>
              <w:rPr>
                <w:ins w:id="377" w:author="Musavi, Hamid [USA]" w:date="2017-07-28T10:59:00Z"/>
                <w:rPrChange w:id="378" w:author="Musavi, Hamid [USA]" w:date="2017-08-07T18:49:00Z">
                  <w:rPr>
                    <w:ins w:id="379" w:author="Musavi, Hamid [USA]" w:date="2017-07-28T10:59:00Z"/>
                    <w:rFonts w:ascii="Courier New" w:hAnsi="Courier New" w:cs="Courier New"/>
                    <w:color w:val="5A5A5A"/>
                    <w:shd w:val="clear" w:color="auto" w:fill="FCFCFC"/>
                  </w:rPr>
                </w:rPrChange>
              </w:rPr>
            </w:pPr>
            <w:ins w:id="380" w:author="Musavi, Hamid [USA]" w:date="2017-07-28T10:59:00Z">
              <w:r w:rsidRPr="002413A0">
                <w:rPr>
                  <w:rPrChange w:id="381" w:author="Musavi, Hamid [USA]" w:date="2017-08-07T18:49:00Z">
                    <w:rPr>
                      <w:rFonts w:ascii="Courier New" w:hAnsi="Courier New" w:cs="Courier New"/>
                      <w:color w:val="5A5A5A"/>
                      <w:shd w:val="clear" w:color="auto" w:fill="FCFCFC"/>
                    </w:rPr>
                  </w:rPrChange>
                </w:rPr>
                <w:t>path/to/selfSigningPrivateKeyFile or define env variable ${ODE_SELF_SIGNING_PRIVATE_KEY_FILE_PATH}</w:t>
              </w:r>
            </w:ins>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82" w:name="_Toc483908145"/>
      <w:r>
        <w:t>ODE Log</w:t>
      </w:r>
      <w:r w:rsidR="00316B55">
        <w:t>ging</w:t>
      </w:r>
      <w:r>
        <w:t xml:space="preserve"> Properties</w:t>
      </w:r>
      <w:bookmarkEnd w:id="382"/>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83" w:name="_Toc462052285"/>
      <w:bookmarkStart w:id="384" w:name="_Toc483908146"/>
      <w:r>
        <w:t>ODE</w:t>
      </w:r>
      <w:r w:rsidR="00C26C45" w:rsidRPr="001E40C7">
        <w:t xml:space="preserve"> </w:t>
      </w:r>
      <w:r w:rsidR="00A529B3">
        <w:t>Features</w:t>
      </w:r>
      <w:bookmarkEnd w:id="383"/>
      <w:bookmarkEnd w:id="384"/>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385" w:name="_Toc483908147"/>
      <w:r>
        <w:t>Managing SNMP Devices</w:t>
      </w:r>
      <w:bookmarkEnd w:id="385"/>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386" w:name="_Toc483908148"/>
      <w:r>
        <w:t>Query Parameters</w:t>
      </w:r>
      <w:bookmarkEnd w:id="386"/>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387" w:name="_Toc483908149"/>
      <w:r>
        <w:lastRenderedPageBreak/>
        <w:t>API Details</w:t>
      </w:r>
      <w:bookmarkEnd w:id="387"/>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388" w:name="_Toc483908150"/>
      <w:r>
        <w:t>Web Based View</w:t>
      </w:r>
      <w:bookmarkEnd w:id="388"/>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389" w:name="_Toc483908151"/>
      <w:r>
        <w:t>Additional Features/ Discussion Points</w:t>
      </w:r>
      <w:bookmarkEnd w:id="389"/>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390" w:name="_Toc483908152"/>
      <w:r>
        <w:t>Logging Events</w:t>
      </w:r>
      <w:bookmarkEnd w:id="390"/>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391" w:name="_Toc483908153"/>
      <w:r>
        <w:t>Log Levels</w:t>
      </w:r>
      <w:bookmarkEnd w:id="391"/>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392" w:name="_Toc483908154"/>
      <w:r>
        <w:t>Logging setup</w:t>
      </w:r>
      <w:bookmarkEnd w:id="392"/>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393" w:name="_Toc483908155"/>
      <w:r>
        <w:t>Steps to turn on/off logging during application runtime.</w:t>
      </w:r>
      <w:bookmarkEnd w:id="393"/>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394" w:name="_Toc483908156"/>
      <w:r>
        <w:t>IEEE 1609.2 Compliance</w:t>
      </w:r>
      <w:bookmarkEnd w:id="394"/>
    </w:p>
    <w:p w14:paraId="39EDD772" w14:textId="1C6734BF" w:rsidR="00A529B3" w:rsidRDefault="001A3B89" w:rsidP="00C26C45">
      <w:pPr>
        <w:rPr>
          <w:ins w:id="395" w:author="Musavi, Hamid [USA]" w:date="2017-07-28T11:09:00Z"/>
        </w:rPr>
      </w:pPr>
      <w:del w:id="396" w:author="Musavi, Hamid [USA]" w:date="2017-07-28T11:02:00Z">
        <w:r w:rsidDel="00735D08">
          <w:delText>TBD</w:delText>
        </w:r>
      </w:del>
      <w:ins w:id="397" w:author="Musavi, Hamid [USA]" w:date="2017-07-28T11:02:00Z">
        <w:r w:rsidR="00735D08">
          <w:t>As of this release, ODE supports signature validation of BSM data received via file upload and UDP interfaces.</w:t>
        </w:r>
      </w:ins>
      <w:ins w:id="398" w:author="Musavi, Hamid [USA]" w:date="2017-07-28T11:03:00Z">
        <w:r w:rsidR="00735D08">
          <w:t xml:space="preserve"> To enable this functionality,</w:t>
        </w:r>
        <w:r w:rsidR="00817A59">
          <w:t xml:space="preserve"> CA certificates must be installed and configured using </w:t>
        </w:r>
      </w:ins>
      <w:ins w:id="399" w:author="Musavi, Hamid [USA]" w:date="2017-07-28T11:12:00Z">
        <w:r w:rsidR="00817A59">
          <w:t>below properties or</w:t>
        </w:r>
      </w:ins>
      <w:ins w:id="400" w:author="Musavi, Hamid [USA]" w:date="2017-07-28T11:03:00Z">
        <w:r w:rsidR="00817A59">
          <w:t xml:space="preserve"> environment variables</w:t>
        </w:r>
      </w:ins>
      <w:ins w:id="401" w:author="Musavi, Hamid [USA]" w:date="2017-07-28T11:12:00Z">
        <w:r w:rsidR="00817A59">
          <w:t xml:space="preserve"> as</w:t>
        </w:r>
      </w:ins>
      <w:ins w:id="402" w:author="Musavi, Hamid [USA]" w:date="2017-07-28T11:03:00Z">
        <w:r w:rsidR="00817A59">
          <w:t xml:space="preserve"> </w:t>
        </w:r>
      </w:ins>
      <w:ins w:id="403" w:author="Musavi, Hamid [USA]" w:date="2017-07-28T11:12:00Z">
        <w:r w:rsidR="00817A59">
          <w:t>described</w:t>
        </w:r>
      </w:ins>
      <w:ins w:id="404" w:author="Musavi, Hamid [USA]" w:date="2017-07-28T11:03:00Z">
        <w:r w:rsidR="00817A59">
          <w:t xml:space="preserve"> in section </w:t>
        </w:r>
      </w:ins>
      <w:ins w:id="405" w:author="Musavi, Hamid [USA]" w:date="2017-07-28T11:09:00Z">
        <w:r w:rsidR="00817A59">
          <w:fldChar w:fldCharType="begin"/>
        </w:r>
        <w:r w:rsidR="00817A59">
          <w:instrText xml:space="preserve"> REF _Ref489003471 \r \h </w:instrText>
        </w:r>
      </w:ins>
      <w:r w:rsidR="00817A59">
        <w:fldChar w:fldCharType="separate"/>
      </w:r>
      <w:ins w:id="406" w:author="Musavi, Hamid [USA]" w:date="2017-07-28T11:09:00Z">
        <w:r w:rsidR="00817A59">
          <w:t>6.6.3</w:t>
        </w:r>
        <w:r w:rsidR="00817A59">
          <w:fldChar w:fldCharType="end"/>
        </w:r>
        <w:r w:rsidR="00817A59">
          <w:t>.</w:t>
        </w:r>
      </w:ins>
    </w:p>
    <w:tbl>
      <w:tblPr>
        <w:tblStyle w:val="GridTable4-Accent11"/>
        <w:tblW w:w="3665" w:type="dxa"/>
        <w:tblLayout w:type="fixed"/>
        <w:tblLook w:val="04A0" w:firstRow="1" w:lastRow="0" w:firstColumn="1" w:lastColumn="0" w:noHBand="0" w:noVBand="1"/>
        <w:tblPrChange w:id="407" w:author="Musavi, Hamid [USA]" w:date="2017-07-28T11:11:00Z">
          <w:tblPr>
            <w:tblStyle w:val="GridTable4-Accent11"/>
            <w:tblW w:w="13045" w:type="dxa"/>
            <w:tblLayout w:type="fixed"/>
            <w:tblLook w:val="04A0" w:firstRow="1" w:lastRow="0" w:firstColumn="1" w:lastColumn="0" w:noHBand="0" w:noVBand="1"/>
          </w:tblPr>
        </w:tblPrChange>
      </w:tblPr>
      <w:tblGrid>
        <w:gridCol w:w="3665"/>
        <w:tblGridChange w:id="408">
          <w:tblGrid>
            <w:gridCol w:w="3665"/>
          </w:tblGrid>
        </w:tblGridChange>
      </w:tblGrid>
      <w:tr w:rsidR="00817A59" w:rsidRPr="00B900E1" w14:paraId="735E3106" w14:textId="77777777" w:rsidTr="00817A59">
        <w:trPr>
          <w:cnfStyle w:val="100000000000" w:firstRow="1" w:lastRow="0" w:firstColumn="0" w:lastColumn="0" w:oddVBand="0" w:evenVBand="0" w:oddHBand="0" w:evenHBand="0" w:firstRowFirstColumn="0" w:firstRowLastColumn="0" w:lastRowFirstColumn="0" w:lastRowLastColumn="0"/>
          <w:trHeight w:val="224"/>
          <w:ins w:id="409" w:author="Musavi, Hamid [USA]" w:date="2017-07-28T11:09:00Z"/>
          <w:trPrChange w:id="410" w:author="Musavi, Hamid [USA]" w:date="2017-07-28T11:11:00Z">
            <w:trPr>
              <w:trHeight w:val="224"/>
            </w:trPr>
          </w:trPrChange>
        </w:trPr>
        <w:tc>
          <w:tcPr>
            <w:cnfStyle w:val="001000000000" w:firstRow="0" w:lastRow="0" w:firstColumn="1" w:lastColumn="0" w:oddVBand="0" w:evenVBand="0" w:oddHBand="0" w:evenHBand="0" w:firstRowFirstColumn="0" w:firstRowLastColumn="0" w:lastRowFirstColumn="0" w:lastRowLastColumn="0"/>
            <w:tcW w:w="0" w:type="dxa"/>
            <w:tcPrChange w:id="411" w:author="Musavi, Hamid [USA]" w:date="2017-07-28T11:11:00Z">
              <w:tcPr>
                <w:tcW w:w="3665" w:type="dxa"/>
              </w:tcPr>
            </w:tcPrChange>
          </w:tcPr>
          <w:p w14:paraId="7DC2CAF5" w14:textId="7DAD110F" w:rsidR="00817A59" w:rsidRPr="00817A59" w:rsidDel="00517F74" w:rsidRDefault="00817A59" w:rsidP="003228C1">
            <w:pPr>
              <w:cnfStyle w:val="101000000000" w:firstRow="1" w:lastRow="0" w:firstColumn="1" w:lastColumn="0" w:oddVBand="0" w:evenVBand="0" w:oddHBand="0" w:evenHBand="0" w:firstRowFirstColumn="0" w:firstRowLastColumn="0" w:lastRowFirstColumn="0" w:lastRowLastColumn="0"/>
              <w:rPr>
                <w:ins w:id="412" w:author="Musavi, Hamid [USA]" w:date="2017-07-28T11:09:00Z"/>
                <w:rFonts w:ascii="Courier New" w:hAnsi="Courier New" w:cs="Courier New"/>
                <w:color w:val="5A5A5A"/>
                <w:shd w:val="clear" w:color="auto" w:fill="FCFCFC"/>
                <w:rPrChange w:id="413" w:author="Musavi, Hamid [USA]" w:date="2017-07-28T11:12:00Z">
                  <w:rPr>
                    <w:ins w:id="414" w:author="Musavi, Hamid [USA]" w:date="2017-07-28T11:09:00Z"/>
                  </w:rPr>
                </w:rPrChange>
              </w:rPr>
            </w:pPr>
            <w:ins w:id="415" w:author="Musavi, Hamid [USA]" w:date="2017-07-28T11:09:00Z">
              <w:r w:rsidRPr="00794CDD">
                <w:rPr>
                  <w:rFonts w:ascii="Courier New" w:hAnsi="Courier New" w:cs="Courier New"/>
                  <w:color w:val="5A5A5A"/>
                  <w:shd w:val="clear" w:color="auto" w:fill="FCFCFC"/>
                </w:rPr>
                <w:t>ode.caCertPath</w:t>
              </w:r>
            </w:ins>
          </w:p>
        </w:tc>
      </w:tr>
      <w:tr w:rsidR="00817A59" w:rsidRPr="00B900E1" w14:paraId="047A36D4" w14:textId="77777777" w:rsidTr="00817A59">
        <w:trPr>
          <w:cnfStyle w:val="000000100000" w:firstRow="0" w:lastRow="0" w:firstColumn="0" w:lastColumn="0" w:oddVBand="0" w:evenVBand="0" w:oddHBand="1" w:evenHBand="0" w:firstRowFirstColumn="0" w:firstRowLastColumn="0" w:lastRowFirstColumn="0" w:lastRowLastColumn="0"/>
          <w:trHeight w:val="224"/>
          <w:ins w:id="416" w:author="Musavi, Hamid [USA]" w:date="2017-07-28T11:09:00Z"/>
          <w:trPrChange w:id="417" w:author="Musavi, Hamid [USA]" w:date="2017-07-28T11:11:00Z">
            <w:trPr>
              <w:trHeight w:val="224"/>
            </w:trPr>
          </w:trPrChange>
        </w:trPr>
        <w:tc>
          <w:tcPr>
            <w:cnfStyle w:val="001000000000" w:firstRow="0" w:lastRow="0" w:firstColumn="1" w:lastColumn="0" w:oddVBand="0" w:evenVBand="0" w:oddHBand="0" w:evenHBand="0" w:firstRowFirstColumn="0" w:firstRowLastColumn="0" w:lastRowFirstColumn="0" w:lastRowLastColumn="0"/>
            <w:tcW w:w="0" w:type="dxa"/>
            <w:tcPrChange w:id="418" w:author="Musavi, Hamid [USA]" w:date="2017-07-28T11:11:00Z">
              <w:tcPr>
                <w:tcW w:w="3665" w:type="dxa"/>
              </w:tcPr>
            </w:tcPrChange>
          </w:tcPr>
          <w:p w14:paraId="7F8BAFEF" w14:textId="77777777" w:rsidR="00817A59" w:rsidRPr="00794CDD" w:rsidRDefault="00817A59" w:rsidP="003228C1">
            <w:pPr>
              <w:cnfStyle w:val="001000100000" w:firstRow="0" w:lastRow="0" w:firstColumn="1" w:lastColumn="0" w:oddVBand="0" w:evenVBand="0" w:oddHBand="1" w:evenHBand="0" w:firstRowFirstColumn="0" w:firstRowLastColumn="0" w:lastRowFirstColumn="0" w:lastRowLastColumn="0"/>
              <w:rPr>
                <w:ins w:id="419" w:author="Musavi, Hamid [USA]" w:date="2017-07-28T11:09:00Z"/>
                <w:rFonts w:ascii="Courier New" w:hAnsi="Courier New" w:cs="Courier New"/>
                <w:color w:val="5A5A5A"/>
                <w:shd w:val="clear" w:color="auto" w:fill="FCFCFC"/>
              </w:rPr>
            </w:pPr>
            <w:ins w:id="420" w:author="Musavi, Hamid [USA]" w:date="2017-07-28T11:09:00Z">
              <w:r w:rsidRPr="00794CDD">
                <w:rPr>
                  <w:rFonts w:ascii="Courier New" w:hAnsi="Courier New" w:cs="Courier New"/>
                  <w:color w:val="5A5A5A"/>
                  <w:shd w:val="clear" w:color="auto" w:fill="FCFCFC"/>
                </w:rPr>
                <w:t>ode.selfCertPath</w:t>
              </w:r>
            </w:ins>
          </w:p>
        </w:tc>
      </w:tr>
      <w:tr w:rsidR="00817A59" w:rsidRPr="00B900E1" w14:paraId="6A7AF061" w14:textId="77777777" w:rsidTr="00817A59">
        <w:trPr>
          <w:trHeight w:val="224"/>
          <w:ins w:id="421" w:author="Musavi, Hamid [USA]" w:date="2017-07-28T11:09:00Z"/>
          <w:trPrChange w:id="422" w:author="Musavi, Hamid [USA]" w:date="2017-07-28T11:11:00Z">
            <w:trPr>
              <w:trHeight w:val="224"/>
            </w:trPr>
          </w:trPrChange>
        </w:trPr>
        <w:tc>
          <w:tcPr>
            <w:cnfStyle w:val="001000000000" w:firstRow="0" w:lastRow="0" w:firstColumn="1" w:lastColumn="0" w:oddVBand="0" w:evenVBand="0" w:oddHBand="0" w:evenHBand="0" w:firstRowFirstColumn="0" w:firstRowLastColumn="0" w:lastRowFirstColumn="0" w:lastRowLastColumn="0"/>
            <w:tcW w:w="0" w:type="dxa"/>
            <w:tcPrChange w:id="423" w:author="Musavi, Hamid [USA]" w:date="2017-07-28T11:11:00Z">
              <w:tcPr>
                <w:tcW w:w="3665" w:type="dxa"/>
              </w:tcPr>
            </w:tcPrChange>
          </w:tcPr>
          <w:p w14:paraId="5F96209B" w14:textId="77777777" w:rsidR="00817A59" w:rsidRPr="00794CDD" w:rsidRDefault="00817A59" w:rsidP="003228C1">
            <w:pPr>
              <w:rPr>
                <w:ins w:id="424" w:author="Musavi, Hamid [USA]" w:date="2017-07-28T11:09:00Z"/>
                <w:rFonts w:ascii="Courier New" w:hAnsi="Courier New" w:cs="Courier New"/>
                <w:color w:val="5A5A5A"/>
                <w:shd w:val="clear" w:color="auto" w:fill="FCFCFC"/>
              </w:rPr>
            </w:pPr>
            <w:ins w:id="425" w:author="Musavi, Hamid [USA]" w:date="2017-07-28T11:09:00Z">
              <w:r w:rsidRPr="00794CDD">
                <w:rPr>
                  <w:rFonts w:ascii="Courier New" w:hAnsi="Courier New" w:cs="Courier New"/>
                  <w:color w:val="5A5A5A"/>
                  <w:shd w:val="clear" w:color="auto" w:fill="FCFCFC"/>
                </w:rPr>
                <w:t>ode.selfPrivateKeyReconstructionFilePath</w:t>
              </w:r>
            </w:ins>
          </w:p>
        </w:tc>
      </w:tr>
      <w:tr w:rsidR="00817A59" w:rsidRPr="00B900E1" w14:paraId="4497D440" w14:textId="77777777" w:rsidTr="00817A59">
        <w:trPr>
          <w:cnfStyle w:val="000000100000" w:firstRow="0" w:lastRow="0" w:firstColumn="0" w:lastColumn="0" w:oddVBand="0" w:evenVBand="0" w:oddHBand="1" w:evenHBand="0" w:firstRowFirstColumn="0" w:firstRowLastColumn="0" w:lastRowFirstColumn="0" w:lastRowLastColumn="0"/>
          <w:trHeight w:val="224"/>
          <w:ins w:id="426" w:author="Musavi, Hamid [USA]" w:date="2017-07-28T11:09:00Z"/>
          <w:trPrChange w:id="427" w:author="Musavi, Hamid [USA]" w:date="2017-07-28T11:11:00Z">
            <w:trPr>
              <w:trHeight w:val="224"/>
            </w:trPr>
          </w:trPrChange>
        </w:trPr>
        <w:tc>
          <w:tcPr>
            <w:cnfStyle w:val="001000000000" w:firstRow="0" w:lastRow="0" w:firstColumn="1" w:lastColumn="0" w:oddVBand="0" w:evenVBand="0" w:oddHBand="0" w:evenHBand="0" w:firstRowFirstColumn="0" w:firstRowLastColumn="0" w:lastRowFirstColumn="0" w:lastRowLastColumn="0"/>
            <w:tcW w:w="0" w:type="dxa"/>
            <w:tcPrChange w:id="428" w:author="Musavi, Hamid [USA]" w:date="2017-07-28T11:11:00Z">
              <w:tcPr>
                <w:tcW w:w="3665" w:type="dxa"/>
              </w:tcPr>
            </w:tcPrChange>
          </w:tcPr>
          <w:p w14:paraId="09649807" w14:textId="77777777" w:rsidR="00817A59" w:rsidRPr="00794CDD" w:rsidRDefault="00817A59" w:rsidP="003228C1">
            <w:pPr>
              <w:cnfStyle w:val="001000100000" w:firstRow="0" w:lastRow="0" w:firstColumn="1" w:lastColumn="0" w:oddVBand="0" w:evenVBand="0" w:oddHBand="1" w:evenHBand="0" w:firstRowFirstColumn="0" w:firstRowLastColumn="0" w:lastRowFirstColumn="0" w:lastRowLastColumn="0"/>
              <w:rPr>
                <w:ins w:id="429" w:author="Musavi, Hamid [USA]" w:date="2017-07-28T11:09:00Z"/>
                <w:rFonts w:ascii="Courier New" w:hAnsi="Courier New" w:cs="Courier New"/>
                <w:color w:val="5A5A5A"/>
                <w:shd w:val="clear" w:color="auto" w:fill="FCFCFC"/>
              </w:rPr>
            </w:pPr>
            <w:ins w:id="430" w:author="Musavi, Hamid [USA]" w:date="2017-07-28T11:09:00Z">
              <w:r w:rsidRPr="00794CDD">
                <w:rPr>
                  <w:rFonts w:ascii="Courier New" w:hAnsi="Courier New" w:cs="Courier New"/>
                  <w:color w:val="5A5A5A"/>
                  <w:shd w:val="clear" w:color="auto" w:fill="FCFCFC"/>
                </w:rPr>
                <w:t>ode.selfSigningPrivateKeyFilePath</w:t>
              </w:r>
            </w:ins>
          </w:p>
        </w:tc>
      </w:tr>
    </w:tbl>
    <w:p w14:paraId="7F51093E" w14:textId="231BFE6C" w:rsidR="00817A59" w:rsidRDefault="00CB4AD1" w:rsidP="00C26C45">
      <w:ins w:id="431" w:author="Musavi, Hamid [USA]" w:date="2017-07-28T11:13:00Z">
        <w:r>
          <w:t xml:space="preserve">Upon validation, the Boolean field variable </w:t>
        </w:r>
        <w:r w:rsidRPr="00CB4AD1">
          <w:rPr>
            <w:rFonts w:ascii="Courier New" w:hAnsi="Courier New" w:cs="Courier New"/>
            <w:rPrChange w:id="432" w:author="Musavi, Hamid [USA]" w:date="2017-07-28T11:13:00Z">
              <w:rPr/>
            </w:rPrChange>
          </w:rPr>
          <w:t>validSignature</w:t>
        </w:r>
        <w:r>
          <w:t xml:space="preserve"> </w:t>
        </w:r>
      </w:ins>
      <w:ins w:id="433" w:author="Musavi, Hamid [USA]" w:date="2017-07-28T11:14:00Z">
        <w:r>
          <w:t>in the metadata fie</w:t>
        </w:r>
      </w:ins>
      <w:ins w:id="434" w:author="Musavi, Hamid [USA]" w:date="2017-08-07T18:51:00Z">
        <w:r w:rsidR="00BB7C94">
          <w:t>l</w:t>
        </w:r>
      </w:ins>
      <w:ins w:id="435" w:author="Musavi, Hamid [USA]" w:date="2017-07-28T11:14:00Z">
        <w:r>
          <w:t xml:space="preserve">d of OdeBsmData message </w:t>
        </w:r>
      </w:ins>
      <w:ins w:id="436" w:author="Musavi, Hamid [USA]" w:date="2017-07-28T11:13:00Z">
        <w:r>
          <w:t xml:space="preserve">will be </w:t>
        </w:r>
      </w:ins>
      <w:ins w:id="437" w:author="Musavi, Hamid [USA]" w:date="2017-07-28T11:14:00Z">
        <w:r>
          <w:t xml:space="preserve">set to true or false according to the validation result. </w:t>
        </w:r>
      </w:ins>
    </w:p>
    <w:p w14:paraId="746F15F0" w14:textId="77777777" w:rsidR="001A3B89" w:rsidRDefault="001A3B89" w:rsidP="00CA4BB4">
      <w:pPr>
        <w:pStyle w:val="Heading2"/>
      </w:pPr>
      <w:bookmarkStart w:id="438" w:name="_Toc483908157"/>
      <w:r>
        <w:t>SCMS Certificate Management</w:t>
      </w:r>
      <w:bookmarkEnd w:id="438"/>
    </w:p>
    <w:p w14:paraId="64A99D1C" w14:textId="77777777" w:rsidR="001A3B89" w:rsidRDefault="001A3B89" w:rsidP="00CA4BB4">
      <w:r>
        <w:t>TBD</w:t>
      </w:r>
    </w:p>
    <w:p w14:paraId="59FD1E00" w14:textId="77777777" w:rsidR="001A3B89" w:rsidRDefault="001A3B89" w:rsidP="00CA4BB4">
      <w:pPr>
        <w:pStyle w:val="Heading2"/>
      </w:pPr>
      <w:bookmarkStart w:id="439" w:name="_Toc483908158"/>
      <w:r>
        <w:t>Inbound BSM Distribution</w:t>
      </w:r>
      <w:bookmarkEnd w:id="439"/>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030FF98F" w14:textId="69E9EED7" w:rsidR="00B63D68" w:rsidRDefault="00B63D68" w:rsidP="00B63D68">
      <w:pPr>
        <w:pStyle w:val="Heading2"/>
      </w:pPr>
      <w:bookmarkStart w:id="440" w:name="_Toc483908159"/>
      <w:r>
        <w:t>Probe D</w:t>
      </w:r>
      <w:r w:rsidR="00C90428">
        <w:t>ata</w:t>
      </w:r>
      <w:r>
        <w:t xml:space="preserve"> Management</w:t>
      </w:r>
      <w:bookmarkEnd w:id="440"/>
    </w:p>
    <w:p w14:paraId="16E5983A" w14:textId="6714A775" w:rsidR="00B63D68" w:rsidRDefault="00A82113" w:rsidP="00B63D68">
      <w:r>
        <w:lastRenderedPageBreak/>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441" w:name="_Toc483908160"/>
      <w:r>
        <w:t>PDM Broadcast Request Quick Start Guide</w:t>
      </w:r>
      <w:bookmarkEnd w:id="441"/>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442" w:name="_Toc483908161"/>
      <w:r>
        <w:t>Outbound TIM Broadcast</w:t>
      </w:r>
      <w:bookmarkEnd w:id="442"/>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443" w:name="_Toc483908162"/>
      <w:r>
        <w:t>Outbound TIM Setup</w:t>
      </w:r>
      <w:bookmarkEnd w:id="443"/>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lastRenderedPageBreak/>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444" w:name="_Toc483908163"/>
      <w:r>
        <w:t>TIM Broadcast Request Quick Start Guide</w:t>
      </w:r>
      <w:bookmarkEnd w:id="444"/>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r>
      <w:r w:rsidR="00C12352" w:rsidRPr="00C12352">
        <w:rPr>
          <w:rFonts w:ascii="Courier New" w:hAnsi="Courier New" w:cs="Courier New"/>
          <w:sz w:val="20"/>
        </w:rPr>
        <w:lastRenderedPageBreak/>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445" w:name="_Toc483908164"/>
      <w:r>
        <w:t>Privacy Protection Module (PPM)</w:t>
      </w:r>
      <w:bookmarkEnd w:id="445"/>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4585F05F" w14:textId="77777777" w:rsidR="001A3B89" w:rsidRDefault="001A3B89" w:rsidP="00CA4BB4">
      <w:pPr>
        <w:pStyle w:val="Heading2"/>
      </w:pPr>
      <w:bookmarkStart w:id="446" w:name="_Toc483908165"/>
      <w:r>
        <w:t>Inbound TIM Distribution</w:t>
      </w:r>
      <w:bookmarkEnd w:id="446"/>
    </w:p>
    <w:p w14:paraId="3E634C7F" w14:textId="77777777" w:rsidR="001A3B89" w:rsidRDefault="001A3B89" w:rsidP="00CA4BB4">
      <w:r>
        <w:t>TBD</w:t>
      </w:r>
    </w:p>
    <w:p w14:paraId="027A71C4" w14:textId="77777777" w:rsidR="001A3B89" w:rsidRDefault="00B63D68" w:rsidP="00CA4BB4">
      <w:pPr>
        <w:pStyle w:val="Heading2"/>
      </w:pPr>
      <w:bookmarkStart w:id="447" w:name="_Toc483908166"/>
      <w:r>
        <w:t>Data validation</w:t>
      </w:r>
      <w:bookmarkEnd w:id="447"/>
    </w:p>
    <w:p w14:paraId="2E6B2693" w14:textId="77777777" w:rsidR="001A3B89" w:rsidRDefault="001A3B89" w:rsidP="00CA4BB4">
      <w:r>
        <w:t>TBD</w:t>
      </w:r>
    </w:p>
    <w:p w14:paraId="5FB39BFC" w14:textId="77777777" w:rsidR="001A3B89" w:rsidRDefault="00B63D68" w:rsidP="00CA4BB4">
      <w:pPr>
        <w:pStyle w:val="Heading2"/>
      </w:pPr>
      <w:bookmarkStart w:id="448" w:name="_Toc483908167"/>
      <w:r>
        <w:t>Data Sanitization</w:t>
      </w:r>
      <w:bookmarkEnd w:id="448"/>
    </w:p>
    <w:p w14:paraId="08740770" w14:textId="77777777" w:rsidR="00B63D68" w:rsidRPr="00B63D68" w:rsidRDefault="00B63D68" w:rsidP="00CA4BB4">
      <w:r>
        <w:t>TBD</w:t>
      </w:r>
    </w:p>
    <w:p w14:paraId="664E14F3" w14:textId="6C42785E" w:rsidR="001A3B89" w:rsidRDefault="00BB7C94" w:rsidP="00BB7C94">
      <w:pPr>
        <w:pStyle w:val="Heading2"/>
        <w:rPr>
          <w:ins w:id="449" w:author="Musavi, Hamid [USA]" w:date="2017-08-07T18:52:00Z"/>
        </w:rPr>
        <w:pPrChange w:id="450" w:author="Musavi, Hamid [USA]" w:date="2017-08-07T18:52:00Z">
          <w:pPr/>
        </w:pPrChange>
      </w:pPr>
      <w:ins w:id="451" w:author="Musavi, Hamid [USA]" w:date="2017-08-07T18:52:00Z">
        <w:r>
          <w:t>S3 Depositor</w:t>
        </w:r>
      </w:ins>
    </w:p>
    <w:p w14:paraId="4D108CC8" w14:textId="23603603" w:rsidR="00BB7C94" w:rsidRPr="00BB7C94" w:rsidRDefault="00BB7C94" w:rsidP="00BB7C94">
      <w:pPr>
        <w:rPr>
          <w:rPrChange w:id="452" w:author="Musavi, Hamid [USA]" w:date="2017-08-07T18:52:00Z">
            <w:rPr/>
          </w:rPrChange>
        </w:rPr>
        <w:pPrChange w:id="453" w:author="Musavi, Hamid [USA]" w:date="2017-08-07T18:52:00Z">
          <w:pPr/>
        </w:pPrChange>
      </w:pPr>
      <w:ins w:id="454" w:author="Musavi, Hamid [USA]" w:date="2017-08-07T18:52:00Z">
        <w:r>
          <w:t>TBD</w:t>
        </w:r>
      </w:ins>
      <w:bookmarkStart w:id="455" w:name="_GoBack"/>
      <w:bookmarkEnd w:id="455"/>
    </w:p>
    <w:p w14:paraId="3D36584E" w14:textId="7DB174BC" w:rsidR="00783376" w:rsidRDefault="00783376" w:rsidP="00783376">
      <w:pPr>
        <w:pStyle w:val="Heading2"/>
      </w:pPr>
      <w:bookmarkStart w:id="456" w:name="_Toc483908168"/>
      <w:r>
        <w:t>VSD Deposit Service</w:t>
      </w:r>
      <w:bookmarkEnd w:id="456"/>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w:t>
      </w:r>
      <w:r>
        <w:lastRenderedPageBreak/>
        <w:t xml:space="preserve">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t>VSD Deposit Dialog</w:t>
      </w:r>
    </w:p>
    <w:p w14:paraId="3226022D" w14:textId="77777777" w:rsidR="00783376" w:rsidRDefault="00783376" w:rsidP="00783376">
      <w:pPr>
        <w:pStyle w:val="ListParagraph"/>
        <w:numPr>
          <w:ilvl w:val="1"/>
          <w:numId w:val="43"/>
        </w:numPr>
      </w:pPr>
      <w:r>
        <w:t>ODE ------ServiceRequest-----&gt; SDC</w:t>
      </w:r>
      <w:r>
        <w:tab/>
      </w:r>
      <w:r>
        <w:tab/>
        <w:t>// ODE sends service request to SDC</w:t>
      </w:r>
    </w:p>
    <w:p w14:paraId="772E57E1" w14:textId="77777777" w:rsidR="00783376" w:rsidRDefault="00783376" w:rsidP="00783376">
      <w:pPr>
        <w:pStyle w:val="ListParagraph"/>
        <w:numPr>
          <w:ilvl w:val="1"/>
          <w:numId w:val="43"/>
        </w:numPr>
      </w:pPr>
      <w:r>
        <w:t>ODE &lt;----ServiceResponse----- SDC</w:t>
      </w:r>
      <w:r>
        <w:tab/>
      </w:r>
      <w:r>
        <w:tab/>
        <w:t>// ODE receives service response from SDC</w:t>
      </w:r>
    </w:p>
    <w:p w14:paraId="47EE4348" w14:textId="77777777" w:rsidR="00783376" w:rsidRPr="00B63D68" w:rsidRDefault="00783376" w:rsidP="00783376">
      <w:pPr>
        <w:pStyle w:val="ListParagraph"/>
        <w:numPr>
          <w:ilvl w:val="1"/>
          <w:numId w:val="43"/>
        </w:numPr>
      </w:pPr>
      <w:r>
        <w:t>ODE --------VsdMessage-------&gt;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457" w:name="_Toc483908169"/>
      <w:r>
        <w:t>VSD Deposit Service Messages and Alerts</w:t>
      </w:r>
      <w:bookmarkEnd w:id="457"/>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458" w:name="_Ref483489995"/>
      <w:r>
        <w:t xml:space="preserve">Table </w:t>
      </w:r>
      <w:bookmarkEnd w:id="458"/>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t>"Error creating VSD depositor socket with port {}"</w:t>
            </w:r>
          </w:p>
          <w:p w14:paraId="37E256B8" w14:textId="3998654C" w:rsidR="003763F0" w:rsidRPr="0060553C" w:rsidRDefault="00BC5D3B" w:rsidP="0060553C">
            <w:pPr>
              <w:pStyle w:val="ListParagraph"/>
              <w:numPr>
                <w:ilvl w:val="0"/>
                <w:numId w:val="54"/>
              </w:numPr>
              <w:rPr>
                <w:rFonts w:ascii="Monaco" w:hAnsi="Monaco" w:cs="Times New Roman"/>
                <w:color w:val="3933FF"/>
                <w:sz w:val="17"/>
                <w:szCs w:val="17"/>
              </w:rPr>
            </w:pPr>
            <w:r w:rsidRPr="0060553C">
              <w:rPr>
                <w:rFonts w:ascii="Monaco" w:hAnsi="Monaco" w:cs="Times New Roman"/>
                <w:color w:val="3933FF"/>
                <w:sz w:val="17"/>
                <w:szCs w:val="17"/>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lastRenderedPageBreak/>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r w:rsidRPr="003363D7">
              <w:rPr>
                <w:rFonts w:ascii="Monaco" w:hAnsi="Monaco" w:cs="Times New Roman"/>
                <w:sz w:val="17"/>
                <w:szCs w:val="17"/>
              </w:rPr>
              <w:t>EncodeFailedException</w:t>
            </w:r>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r w:rsidRPr="007D6419">
              <w:rPr>
                <w:rFonts w:ascii="Monaco" w:hAnsi="Monaco" w:cs="Times New Roman"/>
                <w:sz w:val="17"/>
                <w:szCs w:val="17"/>
              </w:rPr>
              <w:t>EncodeNotSupportedException</w:t>
            </w:r>
          </w:p>
          <w:p w14:paraId="1E5EDF81" w14:textId="77777777" w:rsidR="003763F0" w:rsidRPr="009417E3" w:rsidRDefault="003763F0" w:rsidP="00443E64"/>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t>If ODE fails to encode the modified service request properly, this message is 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t>Error Receiving VSD Deposit ServiceResponse</w:t>
            </w:r>
          </w:p>
          <w:p w14:paraId="0D1A2D13" w14:textId="6668982B" w:rsidR="003763F0" w:rsidRP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Error Decoding VSD Deposit ServiceResponse</w:t>
            </w:r>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DecodeFailedException</w:t>
            </w:r>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459" w:name="_Toc483908170"/>
      <w:r>
        <w:t>VSD Receiver Service</w:t>
      </w:r>
      <w:bookmarkEnd w:id="459"/>
    </w:p>
    <w:p w14:paraId="7C7AC968" w14:textId="77777777" w:rsidR="00783376" w:rsidRDefault="00783376" w:rsidP="00783376">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application.properties)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0D3D226F" w:rsidR="00783376" w:rsidRDefault="00783376" w:rsidP="00783376">
      <w:pPr>
        <w:pStyle w:val="Caption"/>
        <w:jc w:val="center"/>
      </w:pPr>
      <w:bookmarkStart w:id="460" w:name="_Ref483487917"/>
      <w:r>
        <w:t xml:space="preserve">Figure </w:t>
      </w:r>
      <w:r>
        <w:fldChar w:fldCharType="begin"/>
      </w:r>
      <w:r>
        <w:instrText xml:space="preserve"> SEQ Figure \* ARABIC </w:instrText>
      </w:r>
      <w:r>
        <w:fldChar w:fldCharType="separate"/>
      </w:r>
      <w:r w:rsidR="00771AF3">
        <w:rPr>
          <w:noProof/>
        </w:rPr>
        <w:t>2</w:t>
      </w:r>
      <w:r>
        <w:fldChar w:fldCharType="end"/>
      </w:r>
      <w:bookmarkEnd w:id="460"/>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Port A: Can be configured in application.properties</w:t>
      </w:r>
    </w:p>
    <w:p w14:paraId="4774F1E7" w14:textId="77777777" w:rsidR="00783376" w:rsidRDefault="00783376" w:rsidP="00783376">
      <w:pPr>
        <w:pStyle w:val="ListParagraph"/>
        <w:numPr>
          <w:ilvl w:val="0"/>
          <w:numId w:val="53"/>
        </w:numPr>
        <w:spacing w:line="240" w:lineRule="auto"/>
        <w:jc w:val="both"/>
      </w:pPr>
      <w:r>
        <w:t>Port B: Can be configured in application.properties</w:t>
      </w:r>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461" w:name="_Toc483908171"/>
      <w:r>
        <w:t>VSD Receiver Service Messages and Alerts</w:t>
      </w:r>
      <w:bookmarkEnd w:id="461"/>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lastRenderedPageBreak/>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A74B1B" w:rsidRDefault="00832DFA"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7A508CBF" w14:textId="059C0CAA" w:rsidR="003763F0" w:rsidRPr="00A74B1B" w:rsidRDefault="00EB4A6F"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A74B1B" w:rsidRDefault="006639DA" w:rsidP="006639D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52E36261" w14:textId="4058FB39" w:rsidR="003763F0" w:rsidRPr="00A74B1B" w:rsidRDefault="006639DA" w:rsidP="00443E64">
            <w:pPr>
              <w:pStyle w:val="ListParagraph"/>
              <w:numPr>
                <w:ilvl w:val="0"/>
                <w:numId w:val="60"/>
              </w:numPr>
              <w:rPr>
                <w:rFonts w:ascii="Monaco" w:hAnsi="Monaco" w:cs="Times New Roman"/>
                <w:sz w:val="17"/>
                <w:szCs w:val="17"/>
              </w:rPr>
            </w:pPr>
            <w:r w:rsidRPr="00A74B1B">
              <w:rPr>
                <w:rFonts w:ascii="Monaco" w:hAnsi="Monaco" w:cs="Times New Roman"/>
                <w:sz w:val="17"/>
                <w:szCs w:val="17"/>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A74B1B" w:rsidRDefault="00C37E28" w:rsidP="00C37E28">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1B076667" w14:textId="77777777" w:rsidR="003763F0" w:rsidRPr="00A74B1B" w:rsidRDefault="003763F0" w:rsidP="00443E64"/>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When the VSDM receiver receives a packet from black box, it decodes the packet first. This message is logged if the decoded packet is of type other 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t>If the packet received from black box and decoded on the 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A74B1B" w:rsidRDefault="0006261D"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Unable to decode UDP message {}</w:t>
            </w:r>
          </w:p>
          <w:p w14:paraId="77E4B65C" w14:textId="77777777" w:rsidR="003909CF"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DecodeFailedException</w:t>
            </w:r>
          </w:p>
          <w:p w14:paraId="7F64EB4E" w14:textId="05B7C010" w:rsidR="003763F0"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A74B1B" w:rsidRDefault="00A059D6" w:rsidP="00B63E02">
            <w:pPr>
              <w:pStyle w:val="ListParagraph"/>
              <w:numPr>
                <w:ilvl w:val="0"/>
                <w:numId w:val="62"/>
              </w:numPr>
              <w:rPr>
                <w:rFonts w:ascii="Monaco" w:hAnsi="Monaco" w:cs="Times New Roman"/>
                <w:sz w:val="17"/>
                <w:szCs w:val="17"/>
              </w:rPr>
            </w:pPr>
            <w:r w:rsidRPr="00A74B1B">
              <w:rPr>
                <w:rFonts w:ascii="Monaco" w:hAnsi="Monaco" w:cs="Times New Roman"/>
                <w:sz w:val="17"/>
                <w:szCs w:val="17"/>
              </w:rPr>
              <w:t>Unable to convert VehSitDataMessage bundle to BSM list.</w:t>
            </w:r>
          </w:p>
          <w:p w14:paraId="7AAA6048" w14:textId="16784773" w:rsidR="00A059D6" w:rsidRPr="00A74B1B" w:rsidRDefault="00B63E02" w:rsidP="00B63E02">
            <w:pPr>
              <w:pStyle w:val="ListParagraph"/>
              <w:numPr>
                <w:ilvl w:val="0"/>
                <w:numId w:val="62"/>
              </w:numPr>
              <w:rPr>
                <w:rFonts w:ascii="Monaco" w:hAnsi="Monaco" w:cs="Times New Roman"/>
                <w:b w:val="0"/>
                <w:bCs w:val="0"/>
                <w:sz w:val="17"/>
                <w:szCs w:val="17"/>
              </w:rPr>
            </w:pPr>
            <w:r w:rsidRPr="00A74B1B">
              <w:rPr>
                <w:rFonts w:ascii="Monaco" w:hAnsi="Monaco" w:cs="Times New Roman"/>
                <w:sz w:val="17"/>
                <w:szCs w:val="17"/>
              </w:rPr>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 xml:space="preserve">When the receiver receives VSD, it tries to extract BSMs out of the VSD. This error </w:t>
            </w:r>
            <w:r>
              <w:lastRenderedPageBreak/>
              <w:t>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lastRenderedPageBreak/>
              <w:t xml:space="preserve">If the VSDM receiver receives a VSD that doesn’t contain any BSM records, this message is </w:t>
            </w:r>
            <w:r>
              <w:lastRenderedPageBreak/>
              <w:t>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lastRenderedPageBreak/>
              <w:t>Unable to convert BSM</w:t>
            </w:r>
          </w:p>
          <w:p w14:paraId="664B1D6D" w14:textId="682E4703"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462" w:name="_Toc483908172"/>
      <w:r>
        <w:t>BSM Receive Service via UDP</w:t>
      </w:r>
      <w:bookmarkEnd w:id="462"/>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kafka topics. [ODE-314] BSM Process then consumes the BSMs from the corresponding kafka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BSM and the value will be a queue of corresponding BSMs with the particular tempID. When a BSM is inserted to the queue</w:t>
      </w:r>
      <w:r w:rsidR="005651B6">
        <w:t xml:space="preserve">, </w:t>
      </w:r>
      <w:r>
        <w:t>it will 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463" w:name="_Toc483908173"/>
      <w:r>
        <w:t>BSM Receiver Service Messages and Alerts</w:t>
      </w:r>
      <w:bookmarkEnd w:id="463"/>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Default="009C5090" w:rsidP="009C5090">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3AC24373" w14:textId="42EDA3C3" w:rsidR="004748A1" w:rsidRPr="009C5090" w:rsidRDefault="009C5090" w:rsidP="009C5090">
            <w:pPr>
              <w:pStyle w:val="ListParagraph"/>
              <w:numPr>
                <w:ilvl w:val="0"/>
                <w:numId w:val="54"/>
              </w:numPr>
              <w:rPr>
                <w:rFonts w:ascii="Monaco" w:hAnsi="Monaco" w:cs="Times New Roman"/>
                <w:sz w:val="17"/>
                <w:szCs w:val="17"/>
              </w:rPr>
            </w:pPr>
            <w:r w:rsidRPr="009C5090">
              <w:rPr>
                <w:rFonts w:ascii="Monaco" w:hAnsi="Monaco" w:cs="Times New Roman"/>
                <w:sz w:val="17"/>
                <w:szCs w:val="17"/>
              </w:rPr>
              <w:t>SocketException</w:t>
            </w:r>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 xml:space="preserve">When the BSM receiver is initialized, a datagram socket is created to listen for incoming </w:t>
            </w:r>
            <w:r>
              <w:lastRenderedPageBreak/>
              <w:t>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port is already bound to some other program or if the socket creation fails for some </w:t>
            </w:r>
            <w:r>
              <w:lastRenderedPageBreak/>
              <w:t>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Default="009C5090" w:rsidP="009C5090">
            <w:pPr>
              <w:pStyle w:val="ListParagraph"/>
              <w:numPr>
                <w:ilvl w:val="0"/>
                <w:numId w:val="60"/>
              </w:numPr>
              <w:rPr>
                <w:rFonts w:ascii="Monaco" w:hAnsi="Monaco" w:cs="Times New Roman"/>
                <w:sz w:val="17"/>
                <w:szCs w:val="17"/>
              </w:rPr>
            </w:pPr>
            <w:r w:rsidRPr="00A74B1B">
              <w:rPr>
                <w:rFonts w:ascii="Monaco" w:hAnsi="Monaco" w:cs="Times New Roman"/>
                <w:sz w:val="17"/>
                <w:szCs w:val="17"/>
              </w:rPr>
              <w:lastRenderedPageBreak/>
              <w:t>Error receiving packet</w:t>
            </w:r>
          </w:p>
          <w:p w14:paraId="168FFFAB" w14:textId="39EC9659" w:rsidR="004748A1" w:rsidRPr="009C5090" w:rsidRDefault="009C5090" w:rsidP="009C5090">
            <w:pPr>
              <w:pStyle w:val="ListParagraph"/>
              <w:numPr>
                <w:ilvl w:val="0"/>
                <w:numId w:val="60"/>
              </w:numPr>
              <w:rPr>
                <w:rFonts w:ascii="Monaco" w:hAnsi="Monaco" w:cs="Times New Roman"/>
                <w:sz w:val="17"/>
                <w:szCs w:val="17"/>
              </w:rPr>
            </w:pPr>
            <w:r w:rsidRPr="009C5090">
              <w:rPr>
                <w:rFonts w:ascii="Monaco" w:hAnsi="Monaco" w:cs="Times New Roman"/>
                <w:sz w:val="17"/>
                <w:szCs w:val="17"/>
              </w:rPr>
              <w:t>IOException</w:t>
            </w:r>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When the ODE waits for packets from OBU, this error message may be logged if the datagram socket fails to receive any packets due to IOException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CE0F08" w:rsidRDefault="00CE0F08" w:rsidP="00443E64">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r w:rsidR="004748A1" w14:paraId="4B6036F3"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r>
    </w:tbl>
    <w:p w14:paraId="41604009" w14:textId="77777777" w:rsidR="004748A1" w:rsidRPr="004748A1" w:rsidRDefault="004748A1" w:rsidP="004677FC"/>
    <w:p w14:paraId="5C869022" w14:textId="77777777" w:rsidR="00C26C45" w:rsidRDefault="00E53E91" w:rsidP="00CB08F3">
      <w:pPr>
        <w:pStyle w:val="Heading1"/>
      </w:pPr>
      <w:bookmarkStart w:id="464" w:name="_Toc483908174"/>
      <w:r>
        <w:t>Appendix A: ODE</w:t>
      </w:r>
      <w:r w:rsidRPr="001E40C7">
        <w:t xml:space="preserve"> </w:t>
      </w:r>
      <w:r>
        <w:t>Interface Specification</w:t>
      </w:r>
      <w:bookmarkEnd w:id="464"/>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465" w:name="_Ref471804194"/>
      <w:bookmarkStart w:id="466" w:name="_Toc483908175"/>
      <w:r>
        <w:lastRenderedPageBreak/>
        <w:t>File Co</w:t>
      </w:r>
      <w:r w:rsidR="0060433B">
        <w:t>py Data Deposit</w:t>
      </w:r>
      <w:bookmarkEnd w:id="465"/>
      <w:bookmarkEnd w:id="466"/>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467" w:name="_Toc462052286"/>
      <w:bookmarkStart w:id="468"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D1EDC13" w14:textId="77777777" w:rsidR="00BC38F2" w:rsidRDefault="00BC38F2" w:rsidP="00BC38F2">
      <w:pPr>
        <w:pStyle w:val="Heading3"/>
      </w:pPr>
      <w:bookmarkStart w:id="469" w:name="_Toc483908176"/>
      <w:r>
        <w:t>Messages and Alerts</w:t>
      </w:r>
      <w:bookmarkEnd w:id="469"/>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470" w:name="_Ref481149225"/>
      <w:r>
        <w:t xml:space="preserve">Table </w:t>
      </w:r>
      <w:r w:rsidR="00517F74">
        <w:fldChar w:fldCharType="begin"/>
      </w:r>
      <w:r w:rsidR="00517F74">
        <w:instrText xml:space="preserve"> SEQ Table \* ARABIC </w:instrText>
      </w:r>
      <w:r w:rsidR="00517F74">
        <w:fldChar w:fldCharType="separate"/>
      </w:r>
      <w:r w:rsidR="00C910EC">
        <w:rPr>
          <w:noProof/>
        </w:rPr>
        <w:t>1</w:t>
      </w:r>
      <w:r w:rsidR="00517F74">
        <w:rPr>
          <w:noProof/>
        </w:rPr>
        <w:fldChar w:fldCharType="end"/>
      </w:r>
      <w:r>
        <w:t xml:space="preserve"> - </w:t>
      </w:r>
      <w:r w:rsidRPr="000970CE">
        <w:t>SCP Return Codes</w:t>
      </w:r>
      <w:bookmarkEnd w:id="470"/>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517F74">
        <w:fldChar w:fldCharType="begin"/>
      </w:r>
      <w:r w:rsidR="00517F74">
        <w:instrText xml:space="preserve"> SEQ Table \* ARABIC </w:instrText>
      </w:r>
      <w:r w:rsidR="00517F74">
        <w:fldChar w:fldCharType="separate"/>
      </w:r>
      <w:r>
        <w:rPr>
          <w:noProof/>
        </w:rPr>
        <w:t>2</w:t>
      </w:r>
      <w:r w:rsidR="00517F74">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77777777" w:rsidR="009417E3" w:rsidRDefault="009417E3" w:rsidP="00277F13">
            <w:pPr>
              <w:pStyle w:val="ListParagraph"/>
              <w:numPr>
                <w:ilvl w:val="0"/>
                <w:numId w:val="49"/>
              </w:numPr>
            </w:pPr>
            <w:r w:rsidRPr="00886A51">
              <w:t>“IMPORTER - Unable to open or process file: {}”</w:t>
            </w:r>
          </w:p>
          <w:p w14:paraId="052560CC" w14:textId="696055B8" w:rsidR="009417E3" w:rsidRPr="00886A51" w:rsidRDefault="009417E3" w:rsidP="00277F13">
            <w:pPr>
              <w:pStyle w:val="ListParagraph"/>
              <w:numPr>
                <w:ilvl w:val="1"/>
                <w:numId w:val="49"/>
              </w:numPr>
            </w:pPr>
            <w:r w:rsidRPr="001F1A9D">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77777777" w:rsidR="009417E3" w:rsidRDefault="009417E3" w:rsidP="009417E3">
            <w:pPr>
              <w:pStyle w:val="ListParagraph"/>
              <w:numPr>
                <w:ilvl w:val="0"/>
                <w:numId w:val="49"/>
              </w:numPr>
            </w:pPr>
            <w:r w:rsidRPr="00886A51">
              <w:t xml:space="preserve">“IMPORTER - Unable 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7777777" w:rsidR="009417E3" w:rsidRDefault="009417E3" w:rsidP="009417E3">
            <w:pPr>
              <w:pStyle w:val="ListParagraph"/>
              <w:numPr>
                <w:ilvl w:val="0"/>
                <w:numId w:val="49"/>
              </w:numPr>
            </w:pPr>
            <w:r w:rsidRPr="00886A51">
              <w:t xml:space="preserve">“IMPORTER - Unable to open or process file: {}” </w:t>
            </w:r>
          </w:p>
          <w:p w14:paraId="29DF7508" w14:textId="77777777" w:rsidR="009417E3" w:rsidRDefault="009417E3" w:rsidP="009417E3">
            <w:pPr>
              <w:pStyle w:val="ListParagraph"/>
              <w:numPr>
                <w:ilvl w:val="1"/>
                <w:numId w:val="49"/>
              </w:numPr>
            </w:pPr>
            <w:r w:rsidRPr="00886A51">
              <w:lastRenderedPageBreak/>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lastRenderedPageBreak/>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 xml:space="preserve">When a data file is copied into one of the ODE upload </w:t>
            </w:r>
            <w:r>
              <w:lastRenderedPageBreak/>
              <w:t>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lastRenderedPageBreak/>
              <w:t xml:space="preserve">If the message is not encoded to the expected ASN.1 </w:t>
            </w:r>
            <w:r>
              <w:lastRenderedPageBreak/>
              <w:t>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77777777" w:rsidR="00C26C45" w:rsidRDefault="00C26C45" w:rsidP="00A55F58">
      <w:pPr>
        <w:pStyle w:val="Heading2"/>
      </w:pPr>
      <w:bookmarkStart w:id="471" w:name="_Ref476570427"/>
      <w:bookmarkStart w:id="472" w:name="_Ref476570491"/>
      <w:bookmarkStart w:id="473" w:name="_Toc483908177"/>
      <w:r w:rsidRPr="001E40C7">
        <w:t xml:space="preserve">ODE </w:t>
      </w:r>
      <w:r w:rsidR="005D1916">
        <w:t>REST</w:t>
      </w:r>
      <w:r w:rsidRPr="001E40C7">
        <w:t xml:space="preserve"> API</w:t>
      </w:r>
      <w:bookmarkEnd w:id="467"/>
      <w:bookmarkEnd w:id="468"/>
      <w:bookmarkEnd w:id="471"/>
      <w:bookmarkEnd w:id="472"/>
      <w:bookmarkEnd w:id="473"/>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474" w:name="_Toc462052287"/>
    </w:p>
    <w:p w14:paraId="14D103C8" w14:textId="77777777" w:rsidR="00B54D4D" w:rsidRDefault="00B54D4D" w:rsidP="00B54D4D">
      <w:r>
        <w:t xml:space="preserve">ODE REST API documentation utilizes </w:t>
      </w:r>
      <w:hyperlink r:id="rId37" w:history="1">
        <w:r w:rsidRPr="00E470F4">
          <w:rPr>
            <w:rStyle w:val="Hyperlink"/>
          </w:rPr>
          <w:t>http://swagger.io/</w:t>
        </w:r>
      </w:hyperlink>
      <w:r>
        <w:t xml:space="preserve"> API documentation framework. The file containing the API documentation can be found in our GitHub repository’s docs folder: </w:t>
      </w:r>
      <w:hyperlink r:id="rId38"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9" w:anchor="!/" w:history="1">
        <w:r w:rsidRPr="00B54D4D">
          <w:rPr>
            <w:rStyle w:val="Hyperlink"/>
          </w:rPr>
          <w:t>Swagger Editor</w:t>
        </w:r>
      </w:hyperlink>
      <w:r>
        <w:t xml:space="preserve"> at </w:t>
      </w:r>
      <w:hyperlink r:id="rId40"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5038090"/>
                    </a:xfrm>
                    <a:prstGeom prst="rect">
                      <a:avLst/>
                    </a:prstGeom>
                  </pic:spPr>
                </pic:pic>
              </a:graphicData>
            </a:graphic>
          </wp:inline>
        </w:drawing>
      </w:r>
    </w:p>
    <w:p w14:paraId="1C5FABF5" w14:textId="7F2AE22C" w:rsidR="00C26C45" w:rsidRPr="00886E1A" w:rsidRDefault="00B54D4D" w:rsidP="00886E1A">
      <w:pPr>
        <w:pStyle w:val="Caption"/>
      </w:pPr>
      <w:bookmarkStart w:id="475" w:name="_Ref476590854"/>
      <w:r>
        <w:t>Figure</w:t>
      </w:r>
      <w:r w:rsidR="00ED0E13">
        <w:t xml:space="preserve"> </w:t>
      </w:r>
      <w:r w:rsidR="00517F74">
        <w:fldChar w:fldCharType="begin"/>
      </w:r>
      <w:r w:rsidR="00517F74">
        <w:instrText xml:space="preserve"> SEQ Figure \* ARABIC </w:instrText>
      </w:r>
      <w:r w:rsidR="00517F74">
        <w:fldChar w:fldCharType="separate"/>
      </w:r>
      <w:ins w:id="476" w:author="Musavi, Hamid [USA]" w:date="2017-07-28T11:24:00Z">
        <w:r w:rsidR="00771AF3">
          <w:rPr>
            <w:noProof/>
          </w:rPr>
          <w:t>3</w:t>
        </w:r>
      </w:ins>
      <w:del w:id="477" w:author="Musavi, Hamid [USA]" w:date="2017-07-28T11:24:00Z">
        <w:r w:rsidDel="00771AF3">
          <w:rPr>
            <w:noProof/>
          </w:rPr>
          <w:delText>2</w:delText>
        </w:r>
      </w:del>
      <w:r w:rsidR="00517F74">
        <w:rPr>
          <w:noProof/>
        </w:rPr>
        <w:fldChar w:fldCharType="end"/>
      </w:r>
      <w:bookmarkEnd w:id="475"/>
      <w:r w:rsidR="00ED0E13">
        <w:t xml:space="preserve"> - </w:t>
      </w:r>
      <w:r w:rsidR="00ED0E13" w:rsidRPr="001B7751">
        <w:t xml:space="preserve">ODE </w:t>
      </w:r>
      <w:r>
        <w:t>REST</w:t>
      </w:r>
      <w:bookmarkEnd w:id="474"/>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478" w:name="_Toc483908178"/>
      <w:commentRangeStart w:id="479"/>
      <w:r>
        <w:t>Upload BSM File</w:t>
      </w:r>
      <w:bookmarkEnd w:id="478"/>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517F74">
        <w:fldChar w:fldCharType="begin"/>
      </w:r>
      <w:r w:rsidR="00517F74">
        <w:instrText xml:space="preserve"> SEQ Table \* ARABIC </w:instrText>
      </w:r>
      <w:r w:rsidR="00517F74">
        <w:fldChar w:fldCharType="separate"/>
      </w:r>
      <w:r w:rsidR="00C910EC">
        <w:rPr>
          <w:noProof/>
        </w:rPr>
        <w:t>3</w:t>
      </w:r>
      <w:r w:rsidR="00517F74">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479"/>
      <w:r w:rsidR="00A529B3">
        <w:rPr>
          <w:rStyle w:val="CommentReference"/>
        </w:rPr>
        <w:commentReference w:id="479"/>
      </w:r>
    </w:p>
    <w:p w14:paraId="142BF94F" w14:textId="77777777" w:rsidR="00ED0E13" w:rsidRPr="005F7EB4" w:rsidRDefault="00ED0E13" w:rsidP="005F7EB4"/>
    <w:p w14:paraId="3AAAD05A" w14:textId="7B800CD4" w:rsidR="00F44C7C" w:rsidRDefault="00F44C7C" w:rsidP="00F44C7C">
      <w:pPr>
        <w:pStyle w:val="Heading3"/>
      </w:pPr>
      <w:bookmarkStart w:id="480" w:name="_Toc483908179"/>
      <w:bookmarkStart w:id="481" w:name="_Toc462052289"/>
      <w:bookmarkStart w:id="482" w:name="_Ref471804513"/>
      <w:r>
        <w:lastRenderedPageBreak/>
        <w:t xml:space="preserve">MANAGE SNMP </w:t>
      </w:r>
      <w:r w:rsidRPr="00E35BF2">
        <w:t>API</w:t>
      </w:r>
      <w:bookmarkEnd w:id="480"/>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483"/>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483"/>
      <w:r w:rsidR="00A529B3">
        <w:rPr>
          <w:rStyle w:val="CommentReference"/>
        </w:rPr>
        <w:commentReference w:id="483"/>
      </w:r>
    </w:p>
    <w:p w14:paraId="6D121423" w14:textId="0D922875" w:rsidR="00A176FA" w:rsidRDefault="00E6110E" w:rsidP="00A176FA">
      <w:pPr>
        <w:pStyle w:val="Heading3"/>
      </w:pPr>
      <w:bookmarkStart w:id="484" w:name="_Toc483908180"/>
      <w:r>
        <w:t xml:space="preserve">Traveler Information Message (TIM) </w:t>
      </w:r>
      <w:r w:rsidR="000B7E76">
        <w:t>Interface</w:t>
      </w:r>
      <w:bookmarkEnd w:id="484"/>
    </w:p>
    <w:p w14:paraId="7DAC2D78" w14:textId="2B3F622F" w:rsidR="00E145C0" w:rsidRPr="00E145C0" w:rsidRDefault="00E145C0" w:rsidP="00E145C0">
      <w:r>
        <w:t xml:space="preserve">Refer to the </w:t>
      </w:r>
      <w:hyperlink r:id="rId45" w:history="1">
        <w:r w:rsidRPr="00E145C0">
          <w:rPr>
            <w:rStyle w:val="Hyperlink"/>
          </w:rPr>
          <w:t>ODESwagger.yaml</w:t>
        </w:r>
      </w:hyperlink>
      <w:r>
        <w:t xml:space="preserve"> for details of the TIM interface.</w:t>
      </w:r>
    </w:p>
    <w:p w14:paraId="6727AD29" w14:textId="2D3D87A3" w:rsidR="00C910EC" w:rsidRDefault="00C910EC" w:rsidP="00C910EC">
      <w:pPr>
        <w:pStyle w:val="Caption"/>
        <w:keepNext/>
      </w:pPr>
      <w:r>
        <w:t xml:space="preserve">Table </w:t>
      </w:r>
      <w:r w:rsidR="00517F74">
        <w:fldChar w:fldCharType="begin"/>
      </w:r>
      <w:r w:rsidR="00517F74">
        <w:instrText xml:space="preserve"> SEQ Table \* ARABIC </w:instrText>
      </w:r>
      <w:r w:rsidR="00517F74">
        <w:fldChar w:fldCharType="separate"/>
      </w:r>
      <w:r>
        <w:rPr>
          <w:noProof/>
        </w:rPr>
        <w:t>4</w:t>
      </w:r>
      <w:r w:rsidR="00517F74">
        <w:rPr>
          <w:noProof/>
        </w:rPr>
        <w:fldChar w:fldCharType="end"/>
      </w:r>
      <w:r>
        <w:t xml:space="preserve"> - Outbound TIM</w:t>
      </w:r>
      <w:r w:rsidRPr="00F31334">
        <w:t xml:space="preserve">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E0136" w14:paraId="74BB8349" w14:textId="77777777" w:rsidTr="00277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1D993764" w14:textId="77777777" w:rsidR="009E0136" w:rsidRDefault="009E0136" w:rsidP="000578FE">
            <w:r>
              <w:t>Message or Alert</w:t>
            </w:r>
          </w:p>
        </w:tc>
        <w:tc>
          <w:tcPr>
            <w:tcW w:w="1879" w:type="dxa"/>
          </w:tcPr>
          <w:p w14:paraId="19EEBAEB" w14:textId="228FB700" w:rsidR="009E0136" w:rsidRDefault="009E0136" w:rsidP="000578FE">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768576B3" w14:textId="00A91A99" w:rsidR="009E0136" w:rsidRDefault="009E0136" w:rsidP="000578FE">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927AD1B" w14:textId="0E8B3203" w:rsidR="009E0136" w:rsidRDefault="009E0136" w:rsidP="000578FE">
            <w:pPr>
              <w:cnfStyle w:val="100000000000" w:firstRow="1" w:lastRow="0" w:firstColumn="0" w:lastColumn="0" w:oddVBand="0" w:evenVBand="0" w:oddHBand="0" w:evenHBand="0" w:firstRowFirstColumn="0" w:firstRowLastColumn="0" w:lastRowFirstColumn="0" w:lastRowLastColumn="0"/>
            </w:pPr>
            <w:r>
              <w:t>Criteria</w:t>
            </w:r>
          </w:p>
        </w:tc>
      </w:tr>
      <w:tr w:rsidR="00F55FBC" w14:paraId="18B08175"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58A86E79" w14:textId="62F973C3" w:rsidR="00F55FBC" w:rsidRDefault="009C4661">
            <w:r>
              <w:t>[Response List</w:t>
            </w:r>
            <w:r>
              <w:rPr>
                <w:rStyle w:val="Hyperlink"/>
              </w:rPr>
              <w:t>]</w:t>
            </w:r>
          </w:p>
        </w:tc>
        <w:tc>
          <w:tcPr>
            <w:tcW w:w="1879" w:type="dxa"/>
          </w:tcPr>
          <w:p w14:paraId="50A2F88A" w14:textId="7B451F69" w:rsidR="00F55FBC" w:rsidRDefault="00F55FBC" w:rsidP="00F55FBC">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1725A525" w14:textId="6BEF44F6" w:rsidR="00F55FBC" w:rsidRDefault="00F55FBC" w:rsidP="00F55FBC">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1A3D3C35" w14:textId="058B7B61" w:rsidR="00F55FBC" w:rsidRDefault="009C4661" w:rsidP="00F55FBC">
            <w:pPr>
              <w:cnfStyle w:val="000000100000" w:firstRow="0" w:lastRow="0" w:firstColumn="0" w:lastColumn="0" w:oddVBand="0" w:evenVBand="0" w:oddHBand="1" w:evenHBand="0" w:firstRowFirstColumn="0" w:firstRowLastColumn="0" w:lastRowFirstColumn="0" w:lastRowLastColumn="0"/>
            </w:pPr>
            <w:r>
              <w:t>Traveler Information Message was submitted successfully to one more specified RSUs and SDW. See the response for details of which RSUs or SDW received or failed to receive the message.</w:t>
            </w:r>
          </w:p>
        </w:tc>
      </w:tr>
      <w:tr w:rsidR="009E0136" w14:paraId="758C9B99"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21B4EE39" w14:textId="74D85AAD" w:rsidR="009E0136" w:rsidRDefault="009E0136" w:rsidP="000578FE">
            <w:r w:rsidRPr="000578FE">
              <w:t>Endpoint received null request</w:t>
            </w:r>
          </w:p>
        </w:tc>
        <w:tc>
          <w:tcPr>
            <w:tcW w:w="1879" w:type="dxa"/>
          </w:tcPr>
          <w:p w14:paraId="3523BB9A" w14:textId="611F4BCB" w:rsidR="009E0136" w:rsidRDefault="009E0136" w:rsidP="000578FE">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36E0D3F2" w14:textId="19DB8D7C" w:rsidR="009E0136" w:rsidRPr="000578FE" w:rsidRDefault="009E0136">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6A2FABF3" w14:textId="65CA8216" w:rsidR="009E0136" w:rsidRDefault="009E0136" w:rsidP="000578FE">
            <w:pPr>
              <w:cnfStyle w:val="000000000000" w:firstRow="0" w:lastRow="0" w:firstColumn="0" w:lastColumn="0" w:oddVBand="0" w:evenVBand="0" w:oddHBand="0" w:evenHBand="0" w:firstRowFirstColumn="0" w:firstRowLastColumn="0" w:lastRowFirstColumn="0" w:lastRowLastColumn="0"/>
            </w:pPr>
            <w:r>
              <w:t>Request body is empty.</w:t>
            </w:r>
          </w:p>
        </w:tc>
      </w:tr>
      <w:tr w:rsidR="009E0136" w14:paraId="173BEE0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78593E5B" w14:textId="6CF8AFD7" w:rsidR="009E0136" w:rsidRPr="000578FE" w:rsidRDefault="004C424E">
            <w:r>
              <w:t>Invalid</w:t>
            </w:r>
            <w:r w:rsidR="009E0136" w:rsidRPr="000578FE">
              <w:t xml:space="preserve"> </w:t>
            </w:r>
            <w:r>
              <w:t>Request Body</w:t>
            </w:r>
          </w:p>
        </w:tc>
        <w:tc>
          <w:tcPr>
            <w:tcW w:w="1879" w:type="dxa"/>
          </w:tcPr>
          <w:p w14:paraId="12BA0E5D" w14:textId="4D30BE55" w:rsidR="009E0136" w:rsidRDefault="009E0136" w:rsidP="000578FE">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06C5CF72" w14:textId="21E588BB" w:rsidR="009E0136" w:rsidRPr="001F788C" w:rsidDel="000578FE" w:rsidRDefault="009E0136" w:rsidP="000578FE">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6DB3EABB" w14:textId="0EE7758B" w:rsidR="009E0136" w:rsidRDefault="001B14F4">
            <w:pPr>
              <w:cnfStyle w:val="000000100000" w:firstRow="0" w:lastRow="0" w:firstColumn="0" w:lastColumn="0" w:oddVBand="0" w:evenVBand="0" w:oddHBand="1" w:evenHBand="0" w:firstRowFirstColumn="0" w:firstRowLastColumn="0" w:lastRowFirstColumn="0" w:lastRowLastColumn="0"/>
            </w:pPr>
            <w:r>
              <w:t>R</w:t>
            </w:r>
            <w:r w:rsidR="009E0136" w:rsidRPr="001708B7">
              <w:t>equest body is not a valid JSON object</w:t>
            </w:r>
            <w:r w:rsidR="009E0136">
              <w:t xml:space="preserve"> or </w:t>
            </w:r>
            <w:r w:rsidR="009E0136" w:rsidRPr="001708B7">
              <w:t xml:space="preserve">not a valid </w:t>
            </w:r>
            <w:r w:rsidR="00AF27F0">
              <w:t xml:space="preserve">TIM </w:t>
            </w:r>
            <w:r w:rsidR="004C424E">
              <w:t>schema</w:t>
            </w:r>
          </w:p>
        </w:tc>
      </w:tr>
      <w:tr w:rsidR="009E0136" w14:paraId="617C6336"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59A7540" w14:textId="5823938C" w:rsidR="009E0136" w:rsidRPr="000578FE" w:rsidRDefault="00B32D46">
            <w:r w:rsidRPr="00B32D46">
              <w:t>Invalid Traveler Information Message data value in the request</w:t>
            </w:r>
          </w:p>
        </w:tc>
        <w:tc>
          <w:tcPr>
            <w:tcW w:w="1879" w:type="dxa"/>
          </w:tcPr>
          <w:p w14:paraId="0190DA0B" w14:textId="67CFF561" w:rsidR="009E0136" w:rsidRDefault="007B44EC" w:rsidP="000578FE">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2D09778B" w14:textId="34C8BA33" w:rsidR="009E0136" w:rsidRDefault="009E0136" w:rsidP="000578FE">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5F3BD507" w14:textId="078F2CF6" w:rsidR="009E0136" w:rsidRPr="001708B7" w:rsidRDefault="009E0136">
            <w:pPr>
              <w:cnfStyle w:val="000000000000" w:firstRow="0" w:lastRow="0" w:firstColumn="0" w:lastColumn="0" w:oddVBand="0" w:evenVBand="0" w:oddHBand="0" w:evenHBand="0" w:firstRowFirstColumn="0" w:firstRowLastColumn="0" w:lastRowFirstColumn="0" w:lastRowLastColumn="0"/>
            </w:pPr>
            <w:r w:rsidRPr="001708B7">
              <w:t xml:space="preserve">ODE was unable to build a valid TIM message from </w:t>
            </w:r>
            <w:r w:rsidR="004C424E">
              <w:t>the request</w:t>
            </w:r>
            <w:r w:rsidR="001B14F4">
              <w:t xml:space="preserve"> data</w:t>
            </w:r>
            <w:r w:rsidR="00B32D46">
              <w:t>. One or more data elements may be invalid or out of range.</w:t>
            </w:r>
          </w:p>
        </w:tc>
      </w:tr>
      <w:tr w:rsidR="007B44EC" w14:paraId="07C13448"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AE7E7B6" w14:textId="10CAE82A" w:rsidR="007B44EC" w:rsidRPr="00B32D46" w:rsidRDefault="007B44EC" w:rsidP="007B44EC">
            <w:r w:rsidRPr="007B44EC">
              <w:lastRenderedPageBreak/>
              <w:t>Internal Error: OssTravelerMessageBuilder#encodeTravelerInformationToHex returned null</w:t>
            </w:r>
          </w:p>
        </w:tc>
        <w:tc>
          <w:tcPr>
            <w:tcW w:w="0" w:type="dxa"/>
          </w:tcPr>
          <w:p w14:paraId="2DB11CA4"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1209" w:type="dxa"/>
          </w:tcPr>
          <w:p w14:paraId="7EA48C3A"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3344" w:type="dxa"/>
          </w:tcPr>
          <w:p w14:paraId="09A4864F" w14:textId="411F34BB" w:rsidR="007B44EC" w:rsidRPr="001708B7" w:rsidRDefault="007B44EC" w:rsidP="007B44EC">
            <w:pPr>
              <w:cnfStyle w:val="000000100000" w:firstRow="0" w:lastRow="0" w:firstColumn="0" w:lastColumn="0" w:oddVBand="0" w:evenVBand="0" w:oddHBand="1" w:evenHBand="0" w:firstRowFirstColumn="0" w:firstRowLastColumn="0" w:lastRowFirstColumn="0" w:lastRowLastColumn="0"/>
            </w:pPr>
            <w:r>
              <w:t>Internal error occurred. Check application logs to determine cause.</w:t>
            </w:r>
          </w:p>
        </w:tc>
      </w:tr>
      <w:tr w:rsidR="007B44EC" w14:paraId="72EA11DD"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FE072B7" w14:textId="329CEDE9" w:rsidR="007B44EC" w:rsidRPr="001708B7" w:rsidRDefault="007B44EC" w:rsidP="007B44EC">
            <w:r w:rsidRPr="000A1A07">
              <w:t xml:space="preserve">Failed to encode </w:t>
            </w:r>
            <w:r>
              <w:t>Traveler Information Message</w:t>
            </w:r>
          </w:p>
        </w:tc>
        <w:tc>
          <w:tcPr>
            <w:tcW w:w="1879" w:type="dxa"/>
          </w:tcPr>
          <w:p w14:paraId="209D9A38" w14:textId="754111CD" w:rsidR="007B44EC" w:rsidRDefault="007B44EC" w:rsidP="007B44EC">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5932119C" w14:textId="01387699"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70DA8182" w14:textId="7938DCE0" w:rsidR="007B44EC" w:rsidRPr="001708B7" w:rsidRDefault="007B44EC" w:rsidP="007B44EC">
            <w:pPr>
              <w:cnfStyle w:val="000000000000" w:firstRow="0" w:lastRow="0" w:firstColumn="0" w:lastColumn="0" w:oddVBand="0" w:evenVBand="0" w:oddHBand="0" w:evenHBand="0" w:firstRowFirstColumn="0" w:firstRowLastColumn="0" w:lastRowFirstColumn="0" w:lastRowLastColumn="0"/>
            </w:pPr>
            <w:r>
              <w:t>Internal Error: Unable to encode a TIM PDU</w:t>
            </w:r>
          </w:p>
        </w:tc>
      </w:tr>
      <w:tr w:rsidR="007B44EC" w14:paraId="149A085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CD71D76" w14:textId="29E1A73F" w:rsidR="007B44EC" w:rsidRPr="000A1A07" w:rsidRDefault="006A2C46" w:rsidP="007B44EC">
            <w:r>
              <w:t>[Response List]</w:t>
            </w:r>
          </w:p>
        </w:tc>
        <w:tc>
          <w:tcPr>
            <w:tcW w:w="0" w:type="dxa"/>
          </w:tcPr>
          <w:p w14:paraId="139235F9" w14:textId="71722FF4" w:rsidR="007B44EC" w:rsidRDefault="00B90300" w:rsidP="007B44EC">
            <w:pPr>
              <w:cnfStyle w:val="000000100000" w:firstRow="0" w:lastRow="0" w:firstColumn="0" w:lastColumn="0" w:oddVBand="0" w:evenVBand="0" w:oddHBand="1" w:evenHBand="0" w:firstRowFirstColumn="0" w:firstRowLastColumn="0" w:lastRowFirstColumn="0" w:lastRowLastColumn="0"/>
            </w:pPr>
            <w:r>
              <w:t>500</w:t>
            </w:r>
          </w:p>
        </w:tc>
        <w:tc>
          <w:tcPr>
            <w:tcW w:w="1209" w:type="dxa"/>
          </w:tcPr>
          <w:p w14:paraId="6B2D5FE8" w14:textId="457BA1CE" w:rsidR="007B44EC" w:rsidRDefault="00B90300" w:rsidP="007B44EC">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32A5326B" w14:textId="1BA70547" w:rsidR="007B44EC" w:rsidRDefault="00B90300" w:rsidP="007B44EC">
            <w:pPr>
              <w:cnfStyle w:val="000000100000" w:firstRow="0" w:lastRow="0" w:firstColumn="0" w:lastColumn="0" w:oddVBand="0" w:evenVBand="0" w:oddHBand="1" w:evenHBand="0" w:firstRowFirstColumn="0" w:firstRowLastColumn="0" w:lastRowFirstColumn="0" w:lastRowLastColumn="0"/>
            </w:pPr>
            <w:r>
              <w:t>Did not success to send data to all specified RSUs. See the response body for details. Possible error messages in the response list include:</w:t>
            </w:r>
          </w:p>
          <w:p w14:paraId="2F0EB8FB" w14:textId="77777777" w:rsid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No response from RSU IP=</w:t>
            </w:r>
            <w:r>
              <w:t>&lt;RSU IP address&gt;</w:t>
            </w:r>
          </w:p>
          <w:p w14:paraId="46C527F0" w14:textId="4883D7BE" w:rsidR="00B90300" w:rsidRP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SNMP deposit failed, error code=</w:t>
            </w:r>
            <w:r>
              <w:t>&lt;SNMP error status code&gt; (&lt;SNMP error message&gt;)</w:t>
            </w:r>
          </w:p>
        </w:tc>
      </w:tr>
      <w:tr w:rsidR="007B44EC" w14:paraId="1543BEE8"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5498F4B1" w14:textId="6138AA8C" w:rsidR="007B44EC" w:rsidRDefault="003B0FB9">
            <w:r>
              <w:t>Error</w:t>
            </w:r>
            <w:r w:rsidR="00B90300">
              <w:t xml:space="preserve"> depositing to</w:t>
            </w:r>
            <w:r w:rsidR="007B44EC">
              <w:t xml:space="preserve"> SDW</w:t>
            </w:r>
          </w:p>
        </w:tc>
        <w:tc>
          <w:tcPr>
            <w:tcW w:w="1879" w:type="dxa"/>
          </w:tcPr>
          <w:p w14:paraId="0AF00E42" w14:textId="432FE905" w:rsidR="007B44EC" w:rsidRDefault="003B0FB9" w:rsidP="007B44EC">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365FB94B" w14:textId="311A4A14"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1543862" w14:textId="3D59A4BE" w:rsidR="007B44EC" w:rsidRDefault="007B44EC" w:rsidP="007B44EC">
            <w:pPr>
              <w:cnfStyle w:val="000000000000" w:firstRow="0" w:lastRow="0" w:firstColumn="0" w:lastColumn="0" w:oddVBand="0" w:evenVBand="0" w:oddHBand="0" w:evenHBand="0" w:firstRowFirstColumn="0" w:firstRowLastColumn="0" w:lastRowFirstColumn="0" w:lastRowLastColumn="0"/>
            </w:pPr>
            <w:r>
              <w:t>RSU responded with error or failed to send data to RSUs and SDW</w:t>
            </w:r>
          </w:p>
        </w:tc>
      </w:tr>
    </w:tbl>
    <w:p w14:paraId="79407A7C" w14:textId="297BDD67" w:rsidR="00836EF5" w:rsidRDefault="00836EF5" w:rsidP="00A176FA"/>
    <w:p w14:paraId="515950AD" w14:textId="771E548E" w:rsidR="00E145C0" w:rsidRDefault="00E6110E" w:rsidP="00E145C0">
      <w:pPr>
        <w:pStyle w:val="Heading3"/>
      </w:pPr>
      <w:bookmarkStart w:id="485" w:name="_Toc483908181"/>
      <w:r>
        <w:t>Probe Data Management Messages (</w:t>
      </w:r>
      <w:r w:rsidR="00E145C0">
        <w:t>PDM</w:t>
      </w:r>
      <w:r>
        <w:t>)</w:t>
      </w:r>
      <w:r w:rsidR="00E145C0">
        <w:t xml:space="preserve"> Interface</w:t>
      </w:r>
      <w:bookmarkEnd w:id="485"/>
    </w:p>
    <w:p w14:paraId="6011D2F1" w14:textId="0432CF88" w:rsidR="00C910EC" w:rsidRPr="00E145C0" w:rsidRDefault="00C910EC" w:rsidP="00C910EC">
      <w:r>
        <w:t xml:space="preserve">Refer to the </w:t>
      </w:r>
      <w:hyperlink r:id="rId46" w:history="1">
        <w:r w:rsidRPr="00E145C0">
          <w:rPr>
            <w:rStyle w:val="Hyperlink"/>
          </w:rPr>
          <w:t>ODESwagger.yaml</w:t>
        </w:r>
      </w:hyperlink>
      <w:r>
        <w:t xml:space="preserve"> for details of the PDM interface.</w:t>
      </w:r>
    </w:p>
    <w:p w14:paraId="66A0EE23" w14:textId="77777777" w:rsidR="00E145C0" w:rsidRDefault="00E145C0" w:rsidP="00E145C0"/>
    <w:p w14:paraId="21181B2B" w14:textId="6435A50A" w:rsidR="00C910EC" w:rsidRDefault="00C910EC" w:rsidP="00C910EC">
      <w:pPr>
        <w:pStyle w:val="Caption"/>
        <w:keepNext/>
      </w:pPr>
      <w:r>
        <w:t xml:space="preserve">Table </w:t>
      </w:r>
      <w:r w:rsidR="00517F74">
        <w:fldChar w:fldCharType="begin"/>
      </w:r>
      <w:r w:rsidR="00517F74">
        <w:instrText xml:space="preserve"> SEQ Table \* ARABIC </w:instrText>
      </w:r>
      <w:r w:rsidR="00517F74">
        <w:fldChar w:fldCharType="separate"/>
      </w:r>
      <w:r>
        <w:rPr>
          <w:noProof/>
        </w:rPr>
        <w:t>5</w:t>
      </w:r>
      <w:r w:rsidR="00517F74">
        <w:rPr>
          <w:noProof/>
        </w:rPr>
        <w:fldChar w:fldCharType="end"/>
      </w:r>
      <w:r>
        <w:t xml:space="preserve"> - Probe Data Management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C4661" w14:paraId="2A2BAA79" w14:textId="77777777" w:rsidTr="00225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4B2C04DA" w14:textId="77777777" w:rsidR="009C4661" w:rsidRDefault="009C4661" w:rsidP="002253B4">
            <w:r>
              <w:t>Message or Alert</w:t>
            </w:r>
          </w:p>
        </w:tc>
        <w:tc>
          <w:tcPr>
            <w:tcW w:w="1879" w:type="dxa"/>
          </w:tcPr>
          <w:p w14:paraId="72C2F0CA"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3B9C6E2B"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B3B39F7"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Criteria</w:t>
            </w:r>
          </w:p>
        </w:tc>
      </w:tr>
      <w:tr w:rsidR="00196A0A" w14:paraId="5D40EC0F"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6837B39B" w14:textId="610611F2" w:rsidR="00262CBA" w:rsidRDefault="00262CBA" w:rsidP="00262CBA">
            <w:r>
              <w:t>[Response List</w:t>
            </w:r>
            <w:r>
              <w:rPr>
                <w:rStyle w:val="Hyperlink"/>
              </w:rPr>
              <w:t>]</w:t>
            </w:r>
          </w:p>
        </w:tc>
        <w:tc>
          <w:tcPr>
            <w:tcW w:w="1879" w:type="dxa"/>
          </w:tcPr>
          <w:p w14:paraId="3BF21E5F" w14:textId="229BE65E" w:rsidR="00262CBA" w:rsidRDefault="00262CBA" w:rsidP="00262CBA">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5283ECEA" w14:textId="4E9A9366" w:rsidR="00262CBA" w:rsidRDefault="00262CBA" w:rsidP="00262CBA">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2A24B503" w14:textId="239FF024" w:rsidR="00262CBA" w:rsidRDefault="00262CBA" w:rsidP="00262CBA">
            <w:pPr>
              <w:cnfStyle w:val="000000100000" w:firstRow="0" w:lastRow="0" w:firstColumn="0" w:lastColumn="0" w:oddVBand="0" w:evenVBand="0" w:oddHBand="1" w:evenHBand="0" w:firstRowFirstColumn="0" w:firstRowLastColumn="0" w:lastRowFirstColumn="0" w:lastRowLastColumn="0"/>
            </w:pPr>
            <w:r>
              <w:t xml:space="preserve">Traveler Information Message was submitted successfully to one more specified RSUs and SDW. See the response for </w:t>
            </w:r>
            <w:r>
              <w:lastRenderedPageBreak/>
              <w:t>details of which RSUs or SDW received or failed to receive the message.</w:t>
            </w:r>
          </w:p>
        </w:tc>
      </w:tr>
      <w:tr w:rsidR="009C4661" w14:paraId="0A0680A2"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1EACEF97" w14:textId="77777777" w:rsidR="009C4661" w:rsidRDefault="009C4661" w:rsidP="002253B4">
            <w:r w:rsidRPr="000578FE">
              <w:lastRenderedPageBreak/>
              <w:t>Endpoint received null request</w:t>
            </w:r>
          </w:p>
        </w:tc>
        <w:tc>
          <w:tcPr>
            <w:tcW w:w="1879" w:type="dxa"/>
          </w:tcPr>
          <w:p w14:paraId="6B703C29"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4BC0D599" w14:textId="77777777" w:rsidR="009C4661" w:rsidRPr="000578FE" w:rsidRDefault="009C4661" w:rsidP="002253B4">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3FCF2D38"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Request body is empty.</w:t>
            </w:r>
          </w:p>
        </w:tc>
      </w:tr>
      <w:tr w:rsidR="009C4661" w14:paraId="0D31C4AE"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36817EAD" w14:textId="77777777" w:rsidR="009C4661" w:rsidRPr="000578FE" w:rsidRDefault="009C4661" w:rsidP="002253B4">
            <w:r>
              <w:t>Invalid</w:t>
            </w:r>
            <w:r w:rsidRPr="000578FE">
              <w:t xml:space="preserve"> </w:t>
            </w:r>
            <w:r>
              <w:t>Request Body</w:t>
            </w:r>
          </w:p>
        </w:tc>
        <w:tc>
          <w:tcPr>
            <w:tcW w:w="1879" w:type="dxa"/>
          </w:tcPr>
          <w:p w14:paraId="20E572B0" w14:textId="77777777" w:rsidR="009C4661" w:rsidRDefault="009C4661" w:rsidP="002253B4">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1D6D9A7D" w14:textId="77777777" w:rsidR="009C4661" w:rsidRPr="001F788C" w:rsidDel="000578FE" w:rsidRDefault="009C4661" w:rsidP="002253B4">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10CC6B01" w14:textId="24471C9C" w:rsidR="009C4661" w:rsidRDefault="009C4661" w:rsidP="002253B4">
            <w:pPr>
              <w:cnfStyle w:val="000000100000" w:firstRow="0" w:lastRow="0" w:firstColumn="0" w:lastColumn="0" w:oddVBand="0" w:evenVBand="0" w:oddHBand="1" w:evenHBand="0" w:firstRowFirstColumn="0" w:firstRowLastColumn="0" w:lastRowFirstColumn="0" w:lastRowLastColumn="0"/>
            </w:pPr>
            <w:r>
              <w:t>R</w:t>
            </w:r>
            <w:r w:rsidRPr="001708B7">
              <w:t>equest body is not a valid JSON object</w:t>
            </w:r>
            <w:r>
              <w:t xml:space="preserve"> or </w:t>
            </w:r>
            <w:r w:rsidRPr="001708B7">
              <w:t xml:space="preserve">not a valid </w:t>
            </w:r>
            <w:r w:rsidR="00AF27F0">
              <w:t xml:space="preserve">PDM </w:t>
            </w:r>
            <w:r>
              <w:t>schema</w:t>
            </w:r>
          </w:p>
        </w:tc>
      </w:tr>
      <w:tr w:rsidR="00196A0A" w14:paraId="689FADFC"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59C62FA2" w14:textId="603DC13B" w:rsidR="00262CBA" w:rsidRPr="000A1A07" w:rsidRDefault="00262CBA" w:rsidP="00262CBA">
            <w:r>
              <w:t>[Response List]</w:t>
            </w:r>
          </w:p>
        </w:tc>
        <w:tc>
          <w:tcPr>
            <w:tcW w:w="1879" w:type="dxa"/>
          </w:tcPr>
          <w:p w14:paraId="231E4A05"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5C0A786F"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8BB1344"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Did not success to send data to all specified RSUs. See the response body for details. Possible error messages in the response list include:</w:t>
            </w:r>
          </w:p>
          <w:p w14:paraId="5BDEE27B" w14:textId="77777777" w:rsidR="00262CBA"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No response from RSU IP=</w:t>
            </w:r>
            <w:r>
              <w:t>&lt;RSU IP address&gt;</w:t>
            </w:r>
          </w:p>
          <w:p w14:paraId="10A36D2A" w14:textId="77777777" w:rsidR="00262CBA" w:rsidRPr="00A93F39"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SNMP deposit failed, error code=</w:t>
            </w:r>
            <w:r>
              <w:t>&lt;SNMP error status code&gt; (&lt;SNMP error message&gt;)</w:t>
            </w:r>
          </w:p>
        </w:tc>
      </w:tr>
    </w:tbl>
    <w:p w14:paraId="0010FAE4" w14:textId="77777777" w:rsidR="00C910EC" w:rsidRPr="00E145C0" w:rsidRDefault="00C910EC" w:rsidP="00E145C0"/>
    <w:p w14:paraId="4E6D5A99" w14:textId="019420F2" w:rsidR="00C26C45" w:rsidRDefault="00C26C45" w:rsidP="00B05D2B">
      <w:pPr>
        <w:pStyle w:val="Heading2"/>
      </w:pPr>
      <w:bookmarkStart w:id="486" w:name="_Toc483908182"/>
      <w:r w:rsidRPr="00E35BF2">
        <w:t>ODE Streaming API</w:t>
      </w:r>
      <w:bookmarkEnd w:id="481"/>
      <w:bookmarkEnd w:id="482"/>
      <w:bookmarkEnd w:id="48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7"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487" w:name="_Ref471811829"/>
      <w:bookmarkStart w:id="488" w:name="_Toc483908183"/>
      <w:r>
        <w:t>Direct Kafka Interface</w:t>
      </w:r>
      <w:bookmarkEnd w:id="487"/>
      <w:bookmarkEnd w:id="48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lastRenderedPageBreak/>
        <w:t xml:space="preserve">Kafka API RESTful Proxy such as: </w:t>
      </w:r>
      <w:hyperlink r:id="rId48"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9"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489"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4969"/>
        <w:gridCol w:w="6184"/>
        <w:gridCol w:w="1797"/>
      </w:tblGrid>
      <w:tr w:rsidR="006916B6" w:rsidRPr="00FA5D0B" w14:paraId="22EF592C" w14:textId="47405D1C" w:rsidTr="00134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9" w:type="dxa"/>
          </w:tcPr>
          <w:p w14:paraId="6F1CD725" w14:textId="77777777" w:rsidR="006916B6" w:rsidRPr="00FA5D0B" w:rsidRDefault="006916B6" w:rsidP="00AD06BA">
            <w:r w:rsidRPr="00FA5D0B">
              <w:t>Topic Name</w:t>
            </w:r>
          </w:p>
        </w:tc>
        <w:tc>
          <w:tcPr>
            <w:tcW w:w="6184"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179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134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9"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6184"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179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134262">
        <w:tc>
          <w:tcPr>
            <w:cnfStyle w:val="001000000000" w:firstRow="0" w:lastRow="0" w:firstColumn="1" w:lastColumn="0" w:oddVBand="0" w:evenVBand="0" w:oddHBand="0" w:evenHBand="0" w:firstRowFirstColumn="0" w:firstRowLastColumn="0" w:lastRowFirstColumn="0" w:lastRowLastColumn="0"/>
            <w:tcW w:w="4969" w:type="dxa"/>
          </w:tcPr>
          <w:p w14:paraId="7676CEF3" w14:textId="482D9CE1" w:rsidR="006916B6" w:rsidRPr="00FA5D0B" w:rsidRDefault="00CB4AD1" w:rsidP="00AD06BA">
            <w:pPr>
              <w:rPr>
                <w:rFonts w:ascii="Courier New" w:hAnsi="Courier New" w:cs="Courier New"/>
              </w:rPr>
            </w:pPr>
            <w:ins w:id="490" w:author="Musavi, Hamid [USA]" w:date="2017-07-28T11:16:00Z">
              <w:r w:rsidRPr="00CB4AD1">
                <w:rPr>
                  <w:rFonts w:ascii="Courier New" w:hAnsi="Courier New" w:cs="Courier New"/>
                </w:rPr>
                <w:t>j2735RawBsmJson</w:t>
              </w:r>
            </w:ins>
            <w:del w:id="491" w:author="Musavi, Hamid [USA]" w:date="2017-07-28T11:16:00Z">
              <w:r w:rsidR="006916B6" w:rsidRPr="006916B6" w:rsidDel="00CB4AD1">
                <w:rPr>
                  <w:rFonts w:ascii="Courier New" w:hAnsi="Courier New" w:cs="Courier New"/>
                </w:rPr>
                <w:delText>topic.J2735BsmRawJSON</w:delText>
              </w:r>
            </w:del>
          </w:p>
        </w:tc>
        <w:tc>
          <w:tcPr>
            <w:tcW w:w="6184"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179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CB4AD1" w:rsidRPr="00FA5D0B" w14:paraId="7CD9BE76" w14:textId="77777777" w:rsidTr="00134262">
        <w:trPr>
          <w:cnfStyle w:val="000000100000" w:firstRow="0" w:lastRow="0" w:firstColumn="0" w:lastColumn="0" w:oddVBand="0" w:evenVBand="0" w:oddHBand="1" w:evenHBand="0" w:firstRowFirstColumn="0" w:firstRowLastColumn="0" w:lastRowFirstColumn="0" w:lastRowLastColumn="0"/>
          <w:ins w:id="492" w:author="Musavi, Hamid [USA]" w:date="2017-07-28T11:16:00Z"/>
        </w:trPr>
        <w:tc>
          <w:tcPr>
            <w:cnfStyle w:val="001000000000" w:firstRow="0" w:lastRow="0" w:firstColumn="1" w:lastColumn="0" w:oddVBand="0" w:evenVBand="0" w:oddHBand="0" w:evenHBand="0" w:firstRowFirstColumn="0" w:firstRowLastColumn="0" w:lastRowFirstColumn="0" w:lastRowLastColumn="0"/>
            <w:tcW w:w="4969" w:type="dxa"/>
          </w:tcPr>
          <w:p w14:paraId="2433A2AE" w14:textId="5CFE9D35" w:rsidR="00CB4AD1" w:rsidRPr="00CB4AD1" w:rsidRDefault="00CB4AD1" w:rsidP="00AD06BA">
            <w:pPr>
              <w:rPr>
                <w:ins w:id="493" w:author="Musavi, Hamid [USA]" w:date="2017-07-28T11:16:00Z"/>
                <w:rFonts w:ascii="Courier New" w:hAnsi="Courier New" w:cs="Courier New"/>
              </w:rPr>
            </w:pPr>
            <w:ins w:id="494" w:author="Musavi, Hamid [USA]" w:date="2017-07-28T11:17:00Z">
              <w:r w:rsidRPr="00CB4AD1">
                <w:rPr>
                  <w:rFonts w:ascii="Courier New" w:hAnsi="Courier New" w:cs="Courier New"/>
                </w:rPr>
                <w:t>j2735BsmFilteredJson</w:t>
              </w:r>
            </w:ins>
          </w:p>
        </w:tc>
        <w:tc>
          <w:tcPr>
            <w:tcW w:w="6184" w:type="dxa"/>
          </w:tcPr>
          <w:p w14:paraId="6BF4A6AE" w14:textId="20581607" w:rsidR="00CB4AD1" w:rsidRPr="00FA5D0B" w:rsidRDefault="00134262" w:rsidP="00FA5D0B">
            <w:pPr>
              <w:keepNext/>
              <w:cnfStyle w:val="000000100000" w:firstRow="0" w:lastRow="0" w:firstColumn="0" w:lastColumn="0" w:oddVBand="0" w:evenVBand="0" w:oddHBand="1" w:evenHBand="0" w:firstRowFirstColumn="0" w:firstRowLastColumn="0" w:lastRowFirstColumn="0" w:lastRowLastColumn="0"/>
              <w:rPr>
                <w:ins w:id="495" w:author="Musavi, Hamid [USA]" w:date="2017-07-28T11:16:00Z"/>
                <w:rFonts w:ascii="Courier New" w:hAnsi="Courier New" w:cs="Courier New"/>
              </w:rPr>
            </w:pPr>
            <w:ins w:id="496" w:author="Musavi, Hamid [USA]" w:date="2017-07-28T11:17:00Z">
              <w:r w:rsidRPr="00FA5D0B">
                <w:rPr>
                  <w:rFonts w:ascii="Courier New" w:hAnsi="Courier New" w:cs="Courier New"/>
                </w:rPr>
                <w:t>us.dot.its.jpo.ode.plugin.j2735.J2735Bsm</w:t>
              </w:r>
            </w:ins>
          </w:p>
        </w:tc>
        <w:tc>
          <w:tcPr>
            <w:tcW w:w="1797" w:type="dxa"/>
          </w:tcPr>
          <w:p w14:paraId="23AB4744" w14:textId="02A001C3" w:rsidR="00CB4AD1" w:rsidRDefault="00134262" w:rsidP="00FA5D0B">
            <w:pPr>
              <w:keepNext/>
              <w:cnfStyle w:val="000000100000" w:firstRow="0" w:lastRow="0" w:firstColumn="0" w:lastColumn="0" w:oddVBand="0" w:evenVBand="0" w:oddHBand="1" w:evenHBand="0" w:firstRowFirstColumn="0" w:firstRowLastColumn="0" w:lastRowFirstColumn="0" w:lastRowLastColumn="0"/>
              <w:rPr>
                <w:ins w:id="497" w:author="Musavi, Hamid [USA]" w:date="2017-07-28T11:16:00Z"/>
                <w:rFonts w:ascii="Courier New" w:hAnsi="Courier New" w:cs="Courier New"/>
              </w:rPr>
            </w:pPr>
            <w:ins w:id="498" w:author="Musavi, Hamid [USA]" w:date="2017-07-28T11:17:00Z">
              <w:r>
                <w:rPr>
                  <w:rFonts w:ascii="Courier New" w:hAnsi="Courier New" w:cs="Courier New"/>
                </w:rPr>
                <w:t>JSON</w:t>
              </w:r>
            </w:ins>
          </w:p>
        </w:tc>
      </w:tr>
      <w:tr w:rsidR="00134262" w:rsidRPr="00FA5D0B" w14:paraId="296157FF" w14:textId="77777777" w:rsidTr="00134262">
        <w:trPr>
          <w:ins w:id="499" w:author="Musavi, Hamid [USA]" w:date="2017-07-28T11:17:00Z"/>
        </w:trPr>
        <w:tc>
          <w:tcPr>
            <w:cnfStyle w:val="001000000000" w:firstRow="0" w:lastRow="0" w:firstColumn="1" w:lastColumn="0" w:oddVBand="0" w:evenVBand="0" w:oddHBand="0" w:evenHBand="0" w:firstRowFirstColumn="0" w:firstRowLastColumn="0" w:lastRowFirstColumn="0" w:lastRowLastColumn="0"/>
            <w:tcW w:w="4969" w:type="dxa"/>
          </w:tcPr>
          <w:p w14:paraId="277D2CC8" w14:textId="73B039C7" w:rsidR="00134262" w:rsidRPr="00CB4AD1" w:rsidRDefault="00134262" w:rsidP="00134262">
            <w:pPr>
              <w:rPr>
                <w:ins w:id="500" w:author="Musavi, Hamid [USA]" w:date="2017-07-28T11:17:00Z"/>
                <w:rFonts w:ascii="Courier New" w:hAnsi="Courier New" w:cs="Courier New"/>
              </w:rPr>
            </w:pPr>
            <w:ins w:id="501" w:author="Musavi, Hamid [USA]" w:date="2017-07-28T11:17:00Z">
              <w:r w:rsidRPr="00CB4AD1">
                <w:rPr>
                  <w:rFonts w:ascii="Courier New" w:hAnsi="Courier New" w:cs="Courier New"/>
                </w:rPr>
                <w:t>OdeBsmPojo</w:t>
              </w:r>
            </w:ins>
          </w:p>
        </w:tc>
        <w:tc>
          <w:tcPr>
            <w:tcW w:w="6184" w:type="dxa"/>
          </w:tcPr>
          <w:p w14:paraId="082BCCDA" w14:textId="0583713B" w:rsidR="00134262" w:rsidRPr="00FA5D0B" w:rsidRDefault="00134262" w:rsidP="00134262">
            <w:pPr>
              <w:keepNext/>
              <w:cnfStyle w:val="000000000000" w:firstRow="0" w:lastRow="0" w:firstColumn="0" w:lastColumn="0" w:oddVBand="0" w:evenVBand="0" w:oddHBand="0" w:evenHBand="0" w:firstRowFirstColumn="0" w:firstRowLastColumn="0" w:lastRowFirstColumn="0" w:lastRowLastColumn="0"/>
              <w:rPr>
                <w:ins w:id="502" w:author="Musavi, Hamid [USA]" w:date="2017-07-28T11:17:00Z"/>
                <w:rFonts w:ascii="Courier New" w:hAnsi="Courier New" w:cs="Courier New"/>
              </w:rPr>
            </w:pPr>
            <w:ins w:id="503" w:author="Musavi, Hamid [USA]" w:date="2017-07-28T11:18:00Z">
              <w:r w:rsidRPr="00134262">
                <w:rPr>
                  <w:rFonts w:ascii="Courier New" w:hAnsi="Courier New" w:cs="Courier New"/>
                </w:rPr>
                <w:t>us.dot.its.jpo.ode.model.OdeBsmData</w:t>
              </w:r>
            </w:ins>
          </w:p>
        </w:tc>
        <w:tc>
          <w:tcPr>
            <w:tcW w:w="1797" w:type="dxa"/>
          </w:tcPr>
          <w:p w14:paraId="135E72A8" w14:textId="3B40D6BB" w:rsidR="00134262" w:rsidRDefault="00134262" w:rsidP="00134262">
            <w:pPr>
              <w:keepNext/>
              <w:cnfStyle w:val="000000000000" w:firstRow="0" w:lastRow="0" w:firstColumn="0" w:lastColumn="0" w:oddVBand="0" w:evenVBand="0" w:oddHBand="0" w:evenHBand="0" w:firstRowFirstColumn="0" w:firstRowLastColumn="0" w:lastRowFirstColumn="0" w:lastRowLastColumn="0"/>
              <w:rPr>
                <w:ins w:id="504" w:author="Musavi, Hamid [USA]" w:date="2017-07-28T11:17:00Z"/>
                <w:rFonts w:ascii="Courier New" w:hAnsi="Courier New" w:cs="Courier New"/>
              </w:rPr>
            </w:pPr>
            <w:ins w:id="505" w:author="Musavi, Hamid [USA]" w:date="2017-07-28T11:18:00Z">
              <w:r>
                <w:rPr>
                  <w:rFonts w:ascii="Courier New" w:hAnsi="Courier New" w:cs="Courier New"/>
                </w:rPr>
                <w:t>Serialized POJO</w:t>
              </w:r>
            </w:ins>
          </w:p>
        </w:tc>
      </w:tr>
      <w:tr w:rsidR="00134262" w:rsidRPr="00FA5D0B" w14:paraId="10AC89FF" w14:textId="77777777" w:rsidTr="00134262">
        <w:trPr>
          <w:cnfStyle w:val="000000100000" w:firstRow="0" w:lastRow="0" w:firstColumn="0" w:lastColumn="0" w:oddVBand="0" w:evenVBand="0" w:oddHBand="1" w:evenHBand="0" w:firstRowFirstColumn="0" w:firstRowLastColumn="0" w:lastRowFirstColumn="0" w:lastRowLastColumn="0"/>
          <w:ins w:id="506" w:author="Musavi, Hamid [USA]" w:date="2017-07-28T11:17:00Z"/>
        </w:trPr>
        <w:tc>
          <w:tcPr>
            <w:cnfStyle w:val="001000000000" w:firstRow="0" w:lastRow="0" w:firstColumn="1" w:lastColumn="0" w:oddVBand="0" w:evenVBand="0" w:oddHBand="0" w:evenHBand="0" w:firstRowFirstColumn="0" w:firstRowLastColumn="0" w:lastRowFirstColumn="0" w:lastRowLastColumn="0"/>
            <w:tcW w:w="4969" w:type="dxa"/>
          </w:tcPr>
          <w:p w14:paraId="3E389474" w14:textId="4DC9FE52" w:rsidR="00134262" w:rsidRPr="00CB4AD1" w:rsidRDefault="00134262" w:rsidP="00134262">
            <w:pPr>
              <w:rPr>
                <w:ins w:id="507" w:author="Musavi, Hamid [USA]" w:date="2017-07-28T11:17:00Z"/>
                <w:rFonts w:ascii="Courier New" w:hAnsi="Courier New" w:cs="Courier New"/>
              </w:rPr>
            </w:pPr>
            <w:ins w:id="508" w:author="Musavi, Hamid [USA]" w:date="2017-07-28T11:17:00Z">
              <w:r w:rsidRPr="00CB4AD1">
                <w:rPr>
                  <w:rFonts w:ascii="Courier New" w:hAnsi="Courier New" w:cs="Courier New"/>
                </w:rPr>
                <w:t>OdeBsmJson</w:t>
              </w:r>
            </w:ins>
          </w:p>
        </w:tc>
        <w:tc>
          <w:tcPr>
            <w:tcW w:w="6184" w:type="dxa"/>
          </w:tcPr>
          <w:p w14:paraId="1BA3FD36" w14:textId="6F22225F" w:rsidR="00134262" w:rsidRPr="00FA5D0B" w:rsidRDefault="00134262" w:rsidP="00134262">
            <w:pPr>
              <w:keepNext/>
              <w:cnfStyle w:val="000000100000" w:firstRow="0" w:lastRow="0" w:firstColumn="0" w:lastColumn="0" w:oddVBand="0" w:evenVBand="0" w:oddHBand="1" w:evenHBand="0" w:firstRowFirstColumn="0" w:firstRowLastColumn="0" w:lastRowFirstColumn="0" w:lastRowLastColumn="0"/>
              <w:rPr>
                <w:ins w:id="509" w:author="Musavi, Hamid [USA]" w:date="2017-07-28T11:17:00Z"/>
                <w:rFonts w:ascii="Courier New" w:hAnsi="Courier New" w:cs="Courier New"/>
              </w:rPr>
            </w:pPr>
            <w:ins w:id="510" w:author="Musavi, Hamid [USA]" w:date="2017-07-28T11:18:00Z">
              <w:r w:rsidRPr="00134262">
                <w:rPr>
                  <w:rFonts w:ascii="Courier New" w:hAnsi="Courier New" w:cs="Courier New"/>
                </w:rPr>
                <w:t>us.dot.its.jpo.ode.model.OdeBsmData</w:t>
              </w:r>
            </w:ins>
          </w:p>
        </w:tc>
        <w:tc>
          <w:tcPr>
            <w:tcW w:w="1797" w:type="dxa"/>
          </w:tcPr>
          <w:p w14:paraId="7D35B6A3" w14:textId="417AAA5C" w:rsidR="00134262" w:rsidRDefault="00134262" w:rsidP="00134262">
            <w:pPr>
              <w:keepNext/>
              <w:cnfStyle w:val="000000100000" w:firstRow="0" w:lastRow="0" w:firstColumn="0" w:lastColumn="0" w:oddVBand="0" w:evenVBand="0" w:oddHBand="1" w:evenHBand="0" w:firstRowFirstColumn="0" w:firstRowLastColumn="0" w:lastRowFirstColumn="0" w:lastRowLastColumn="0"/>
              <w:rPr>
                <w:ins w:id="511" w:author="Musavi, Hamid [USA]" w:date="2017-07-28T11:17:00Z"/>
                <w:rFonts w:ascii="Courier New" w:hAnsi="Courier New" w:cs="Courier New"/>
              </w:rPr>
            </w:pPr>
            <w:ins w:id="512" w:author="Musavi, Hamid [USA]" w:date="2017-07-28T11:18:00Z">
              <w:r>
                <w:rPr>
                  <w:rFonts w:ascii="Courier New" w:hAnsi="Courier New" w:cs="Courier New"/>
                </w:rPr>
                <w:t>JSON</w:t>
              </w:r>
            </w:ins>
          </w:p>
        </w:tc>
      </w:tr>
    </w:tbl>
    <w:p w14:paraId="793A2536" w14:textId="77777777" w:rsidR="00FA5D0B" w:rsidRDefault="00FA5D0B">
      <w:pPr>
        <w:pStyle w:val="Caption"/>
      </w:pPr>
      <w:r>
        <w:t xml:space="preserve">Table </w:t>
      </w:r>
      <w:r w:rsidR="00517F74">
        <w:fldChar w:fldCharType="begin"/>
      </w:r>
      <w:r w:rsidR="00517F74">
        <w:instrText xml:space="preserve"> SEQ Table \* ARABIC </w:instrText>
      </w:r>
      <w:r w:rsidR="00517F74">
        <w:fldChar w:fldCharType="separate"/>
      </w:r>
      <w:r w:rsidR="00C910EC">
        <w:rPr>
          <w:noProof/>
        </w:rPr>
        <w:t>6</w:t>
      </w:r>
      <w:r w:rsidR="00517F74">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513" w:name="_Toc483908184"/>
      <w:r>
        <w:t>ODE WebSocket Interface</w:t>
      </w:r>
      <w:bookmarkEnd w:id="489"/>
      <w:bookmarkEnd w:id="513"/>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514" w:name="_Toc462052290"/>
      <w:r>
        <w:t>O</w:t>
      </w:r>
      <w:r w:rsidR="00C26C45" w:rsidRPr="00E35BF2">
        <w:t xml:space="preserve">DE </w:t>
      </w:r>
      <w:r w:rsidR="00ED0E13">
        <w:t xml:space="preserve">WebSocket </w:t>
      </w:r>
      <w:r w:rsidR="00C26C45" w:rsidRPr="00E35BF2">
        <w:t>Control Messages</w:t>
      </w:r>
      <w:bookmarkEnd w:id="514"/>
    </w:p>
    <w:p w14:paraId="5B5092BA" w14:textId="27DEF2C5" w:rsidR="00C26C45" w:rsidRDefault="00C26C45" w:rsidP="00ED0E13">
      <w:r>
        <w:lastRenderedPageBreak/>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515" w:name="_Toc462052291"/>
      <w:r>
        <w:t>BSM</w:t>
      </w:r>
      <w:r w:rsidR="00C26C45" w:rsidRPr="00E35BF2">
        <w:t xml:space="preserve"> </w:t>
      </w:r>
      <w:r>
        <w:t>WebSocket</w:t>
      </w:r>
      <w:r w:rsidR="00C26C45" w:rsidRPr="00E35BF2">
        <w:t xml:space="preserve"> Subscription </w:t>
      </w:r>
      <w:bookmarkEnd w:id="515"/>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516" w:name="_Toc462052298"/>
      <w:bookmarkStart w:id="517" w:name="_Ref471728137"/>
      <w:bookmarkStart w:id="518" w:name="_Toc483908185"/>
      <w:r w:rsidRPr="00145701">
        <w:t>ODE Request Schemas</w:t>
      </w:r>
      <w:bookmarkEnd w:id="516"/>
      <w:bookmarkEnd w:id="517"/>
      <w:bookmarkEnd w:id="518"/>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519" w:name="_Toc462052299"/>
      <w:bookmarkStart w:id="520" w:name="_Ref471813112"/>
      <w:bookmarkStart w:id="521" w:name="_Toc483908186"/>
      <w:r>
        <w:t>ODE</w:t>
      </w:r>
      <w:r w:rsidR="00C26C45" w:rsidRPr="00145701">
        <w:t xml:space="preserve"> Request</w:t>
      </w:r>
      <w:bookmarkEnd w:id="519"/>
      <w:bookmarkEnd w:id="520"/>
      <w:r w:rsidR="000D126A">
        <w:t xml:space="preserve"> Message Metadata</w:t>
      </w:r>
      <w:bookmarkEnd w:id="521"/>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lastRenderedPageBreak/>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522" w:name="_Toc441572976"/>
      <w:bookmarkStart w:id="523" w:name="_Toc456253304"/>
      <w:r>
        <w:t xml:space="preserve">Table </w:t>
      </w:r>
      <w:r w:rsidR="00517F74">
        <w:fldChar w:fldCharType="begin"/>
      </w:r>
      <w:r w:rsidR="00517F74">
        <w:instrText xml:space="preserve"> SEQ Table \* ARABIC </w:instrText>
      </w:r>
      <w:r w:rsidR="00517F74">
        <w:fldChar w:fldCharType="separate"/>
      </w:r>
      <w:r w:rsidR="00C910EC">
        <w:rPr>
          <w:noProof/>
        </w:rPr>
        <w:t>7</w:t>
      </w:r>
      <w:r w:rsidR="00517F74">
        <w:rPr>
          <w:noProof/>
        </w:rPr>
        <w:fldChar w:fldCharType="end"/>
      </w:r>
      <w:r>
        <w:t xml:space="preserve"> </w:t>
      </w:r>
      <w:r w:rsidR="00874976">
        <w:t>–</w:t>
      </w:r>
      <w:r w:rsidR="00ED0E13">
        <w:t xml:space="preserve"> ODE </w:t>
      </w:r>
      <w:r>
        <w:t>Request</w:t>
      </w:r>
      <w:bookmarkEnd w:id="522"/>
      <w:bookmarkEnd w:id="523"/>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524" w:name="_Toc462052303"/>
      <w:bookmarkStart w:id="525" w:name="_Ref471728323"/>
      <w:bookmarkStart w:id="526" w:name="_Toc483908187"/>
      <w:r w:rsidRPr="00145701">
        <w:t xml:space="preserve">ODE </w:t>
      </w:r>
      <w:r w:rsidR="0016253B">
        <w:t>Response</w:t>
      </w:r>
      <w:r w:rsidRPr="00145701">
        <w:t xml:space="preserve"> Schemas</w:t>
      </w:r>
      <w:bookmarkEnd w:id="524"/>
      <w:bookmarkEnd w:id="525"/>
      <w:bookmarkEnd w:id="526"/>
    </w:p>
    <w:p w14:paraId="5E73BE53" w14:textId="16AF8EA0" w:rsidR="005676A9" w:rsidRDefault="005676A9" w:rsidP="005676A9">
      <w:pPr>
        <w:rPr>
          <w:ins w:id="527" w:author="Musavi, Hamid [USA]" w:date="2017-07-28T11:21:00Z"/>
        </w:rPr>
      </w:pPr>
      <w:r>
        <w:t>The following sub-sections describe the structure and specification of ODE messages returned as response to data requests.</w:t>
      </w:r>
      <w:ins w:id="528" w:author="Musavi, Hamid [USA]" w:date="2017-07-28T11:24:00Z">
        <w:r w:rsidR="00771AF3">
          <w:t xml:space="preserve"> </w:t>
        </w:r>
        <w:r w:rsidR="00771AF3">
          <w:fldChar w:fldCharType="begin"/>
        </w:r>
        <w:r w:rsidR="00771AF3">
          <w:instrText xml:space="preserve"> REF _Ref489004424 \h </w:instrText>
        </w:r>
      </w:ins>
      <w:r w:rsidR="00771AF3">
        <w:fldChar w:fldCharType="separate"/>
      </w:r>
      <w:ins w:id="529" w:author="Musavi, Hamid [USA]" w:date="2017-07-28T11:24:00Z">
        <w:r w:rsidR="00771AF3">
          <w:t xml:space="preserve">Figure </w:t>
        </w:r>
        <w:r w:rsidR="00771AF3">
          <w:rPr>
            <w:noProof/>
          </w:rPr>
          <w:t>4</w:t>
        </w:r>
        <w:r w:rsidR="00771AF3">
          <w:fldChar w:fldCharType="end"/>
        </w:r>
      </w:ins>
      <w:ins w:id="530" w:author="Musavi, Hamid [USA]" w:date="2017-07-28T11:25:00Z">
        <w:r w:rsidR="00771AF3">
          <w:t xml:space="preserve"> illustrates th</w:t>
        </w:r>
      </w:ins>
      <w:ins w:id="531" w:author="Musavi, Hamid [USA]" w:date="2017-07-28T11:26:00Z">
        <w:r w:rsidR="00771AF3">
          <w:t>e class hierarchy for ODE Data output schema.</w:t>
        </w:r>
      </w:ins>
    </w:p>
    <w:p w14:paraId="5F05AC3E" w14:textId="7F7FE543" w:rsidR="00771AF3" w:rsidRDefault="007A7E9D">
      <w:pPr>
        <w:keepNext/>
        <w:rPr>
          <w:ins w:id="532" w:author="Musavi, Hamid [USA]" w:date="2017-07-28T11:24:00Z"/>
        </w:rPr>
        <w:pPrChange w:id="533" w:author="Musavi, Hamid [USA]" w:date="2017-07-28T11:24:00Z">
          <w:pPr/>
        </w:pPrChange>
      </w:pPr>
      <w:ins w:id="534" w:author="Musavi, Hamid [USA]" w:date="2017-07-28T11:32:00Z">
        <w:r>
          <w:rPr>
            <w:noProof/>
            <w:lang w:eastAsia="en-US"/>
          </w:rPr>
          <w:lastRenderedPageBreak/>
          <w:drawing>
            <wp:inline distT="0" distB="0" distL="0" distR="0" wp14:anchorId="688B44C2" wp14:editId="4F46DD07">
              <wp:extent cx="66675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eDataClassHierarchy.png"/>
                      <pic:cNvPicPr/>
                    </pic:nvPicPr>
                    <pic:blipFill>
                      <a:blip r:embed="rId50">
                        <a:extLst>
                          <a:ext uri="{28A0092B-C50C-407E-A947-70E740481C1C}">
                            <a14:useLocalDpi xmlns:a14="http://schemas.microsoft.com/office/drawing/2010/main" val="0"/>
                          </a:ext>
                        </a:extLst>
                      </a:blip>
                      <a:stretch>
                        <a:fillRect/>
                      </a:stretch>
                    </pic:blipFill>
                    <pic:spPr>
                      <a:xfrm>
                        <a:off x="0" y="0"/>
                        <a:ext cx="6667500" cy="5943600"/>
                      </a:xfrm>
                      <a:prstGeom prst="rect">
                        <a:avLst/>
                      </a:prstGeom>
                    </pic:spPr>
                  </pic:pic>
                </a:graphicData>
              </a:graphic>
            </wp:inline>
          </w:drawing>
        </w:r>
      </w:ins>
    </w:p>
    <w:p w14:paraId="76A17697" w14:textId="0B9F9325" w:rsidR="00771AF3" w:rsidRDefault="00771AF3">
      <w:pPr>
        <w:pStyle w:val="Caption"/>
        <w:rPr>
          <w:ins w:id="535" w:author="Musavi, Hamid [USA]" w:date="2017-07-28T11:37:00Z"/>
        </w:rPr>
        <w:pPrChange w:id="536" w:author="Musavi, Hamid [USA]" w:date="2017-07-28T11:24:00Z">
          <w:pPr/>
        </w:pPrChange>
      </w:pPr>
      <w:bookmarkStart w:id="537" w:name="_Ref489004424"/>
      <w:ins w:id="538" w:author="Musavi, Hamid [USA]" w:date="2017-07-28T11:24:00Z">
        <w:r>
          <w:lastRenderedPageBreak/>
          <w:t xml:space="preserve">Figure </w:t>
        </w:r>
        <w:r>
          <w:fldChar w:fldCharType="begin"/>
        </w:r>
        <w:r>
          <w:instrText xml:space="preserve"> SEQ Figure \* ARABIC </w:instrText>
        </w:r>
      </w:ins>
      <w:r>
        <w:fldChar w:fldCharType="separate"/>
      </w:r>
      <w:ins w:id="539" w:author="Musavi, Hamid [USA]" w:date="2017-07-28T11:24:00Z">
        <w:r>
          <w:rPr>
            <w:noProof/>
          </w:rPr>
          <w:t>4</w:t>
        </w:r>
        <w:r>
          <w:fldChar w:fldCharType="end"/>
        </w:r>
        <w:bookmarkEnd w:id="537"/>
        <w:r>
          <w:t xml:space="preserve"> - ODE Data Class Hierarchy</w:t>
        </w:r>
      </w:ins>
    </w:p>
    <w:p w14:paraId="03DC986F" w14:textId="59C9161F" w:rsidR="001F5CBE" w:rsidRDefault="001F5CBE">
      <w:pPr>
        <w:rPr>
          <w:ins w:id="540" w:author="Musavi, Hamid [USA]" w:date="2017-07-28T11:37:00Z"/>
        </w:rPr>
      </w:pPr>
    </w:p>
    <w:p w14:paraId="12628BDD" w14:textId="341979DE" w:rsidR="001F5CBE" w:rsidRPr="001F5CBE" w:rsidRDefault="001F5CBE">
      <w:pPr>
        <w:rPr>
          <w:b/>
          <w:rPrChange w:id="541" w:author="Musavi, Hamid [USA]" w:date="2017-07-28T11:43:00Z">
            <w:rPr/>
          </w:rPrChange>
        </w:rPr>
      </w:pPr>
      <w:ins w:id="542" w:author="Musavi, Hamid [USA]" w:date="2017-07-28T11:37:00Z">
        <w:r w:rsidRPr="001F5CBE">
          <w:rPr>
            <w:b/>
            <w:highlight w:val="yellow"/>
            <w:rPrChange w:id="543" w:author="Musavi, Hamid [USA]" w:date="2017-07-28T11:44:00Z">
              <w:rPr/>
            </w:rPrChange>
          </w:rPr>
          <w:t xml:space="preserve">The </w:t>
        </w:r>
      </w:ins>
      <w:ins w:id="544" w:author="Musavi, Hamid [USA]" w:date="2017-07-28T11:38:00Z">
        <w:r w:rsidRPr="001F5CBE">
          <w:rPr>
            <w:b/>
            <w:highlight w:val="yellow"/>
            <w:rPrChange w:id="545" w:author="Musavi, Hamid [USA]" w:date="2017-07-28T11:44:00Z">
              <w:rPr/>
            </w:rPrChange>
          </w:rPr>
          <w:t>following</w:t>
        </w:r>
      </w:ins>
      <w:ins w:id="546" w:author="Musavi, Hamid [USA]" w:date="2017-07-28T11:37:00Z">
        <w:r w:rsidRPr="001F5CBE">
          <w:rPr>
            <w:b/>
            <w:highlight w:val="yellow"/>
            <w:rPrChange w:id="547" w:author="Musavi, Hamid [USA]" w:date="2017-07-28T11:44:00Z">
              <w:rPr/>
            </w:rPrChange>
          </w:rPr>
          <w:t xml:space="preserve"> </w:t>
        </w:r>
      </w:ins>
      <w:ins w:id="548" w:author="Musavi, Hamid [USA]" w:date="2017-07-28T11:38:00Z">
        <w:r w:rsidRPr="001F5CBE">
          <w:rPr>
            <w:b/>
            <w:highlight w:val="yellow"/>
            <w:rPrChange w:id="549" w:author="Musavi, Hamid [USA]" w:date="2017-07-28T11:44:00Z">
              <w:rPr/>
            </w:rPrChange>
          </w:rPr>
          <w:t xml:space="preserve">sections will need to be updated to reflect the details of the above </w:t>
        </w:r>
      </w:ins>
      <w:ins w:id="550" w:author="Musavi, Hamid [USA]" w:date="2017-07-28T11:43:00Z">
        <w:r w:rsidRPr="001F5CBE">
          <w:rPr>
            <w:b/>
            <w:highlight w:val="yellow"/>
            <w:rPrChange w:id="551" w:author="Musavi, Hamid [USA]" w:date="2017-07-28T11:44:00Z">
              <w:rPr/>
            </w:rPrChange>
          </w:rPr>
          <w:t>hierarchy.</w:t>
        </w:r>
      </w:ins>
    </w:p>
    <w:p w14:paraId="62C64373" w14:textId="3DF2E2A3" w:rsidR="00C26C45" w:rsidRDefault="00C26C45" w:rsidP="00874976">
      <w:pPr>
        <w:pStyle w:val="Heading3"/>
      </w:pPr>
      <w:bookmarkStart w:id="552" w:name="_Toc462052304"/>
      <w:bookmarkStart w:id="553" w:name="_Toc483908188"/>
      <w:r w:rsidRPr="00145701">
        <w:t>ODE Data</w:t>
      </w:r>
      <w:del w:id="554" w:author="Musavi, Hamid [USA]" w:date="2017-07-28T11:27:00Z">
        <w:r w:rsidRPr="00145701" w:rsidDel="007A7E9D">
          <w:delText xml:space="preserve"> Message</w:delText>
        </w:r>
      </w:del>
      <w:bookmarkEnd w:id="552"/>
      <w:bookmarkEnd w:id="553"/>
    </w:p>
    <w:p w14:paraId="33160FD2" w14:textId="13F7C61A" w:rsidR="00A524BA" w:rsidRPr="00A524BA" w:rsidDel="007A7E9D" w:rsidRDefault="007038D0" w:rsidP="00A524BA">
      <w:pPr>
        <w:rPr>
          <w:del w:id="555" w:author="Musavi, Hamid [USA]" w:date="2017-07-28T11:32:00Z"/>
          <w:color w:val="FF0000"/>
        </w:rPr>
      </w:pPr>
      <w:del w:id="556" w:author="Musavi, Hamid [USA]" w:date="2017-07-28T11:32:00Z">
        <w:r w:rsidDel="007A7E9D">
          <w:rPr>
            <w:color w:val="FF0000"/>
          </w:rPr>
          <w:delText>STATUS</w:delText>
        </w:r>
        <w:r w:rsidR="00A524BA" w:rsidRPr="00ED0E13" w:rsidDel="007A7E9D">
          <w:rPr>
            <w:color w:val="FF0000"/>
          </w:rPr>
          <w:delText xml:space="preserve">: </w:delText>
        </w:r>
        <w:r w:rsidR="00A524BA" w:rsidDel="007A7E9D">
          <w:rPr>
            <w:color w:val="FF0000"/>
          </w:rPr>
          <w:delText>ODE DATA</w:delText>
        </w:r>
        <w:r w:rsidR="00A524BA" w:rsidRPr="00ED0E13" w:rsidDel="007A7E9D">
          <w:rPr>
            <w:color w:val="FF0000"/>
          </w:rPr>
          <w:delText xml:space="preserve"> Messages</w:delText>
        </w:r>
        <w:r w:rsidR="00A524BA" w:rsidDel="007A7E9D">
          <w:rPr>
            <w:color w:val="FF0000"/>
          </w:rPr>
          <w:delText xml:space="preserve"> have not yet been implemented.</w:delText>
        </w:r>
      </w:del>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557" w:name="_Toc441572980"/>
      <w:bookmarkStart w:id="558" w:name="_Toc456253308"/>
    </w:p>
    <w:p w14:paraId="3F314606" w14:textId="0368C575" w:rsidR="00C26C45" w:rsidRDefault="00C26C45" w:rsidP="00C26C45">
      <w:pPr>
        <w:pStyle w:val="Caption"/>
      </w:pPr>
      <w:r>
        <w:t xml:space="preserve">Table </w:t>
      </w:r>
      <w:r w:rsidR="00517F74">
        <w:fldChar w:fldCharType="begin"/>
      </w:r>
      <w:r w:rsidR="00517F74">
        <w:instrText xml:space="preserve"> SEQ Table \* ARABIC </w:instrText>
      </w:r>
      <w:r w:rsidR="00517F74">
        <w:fldChar w:fldCharType="separate"/>
      </w:r>
      <w:r w:rsidR="00C910EC">
        <w:rPr>
          <w:noProof/>
        </w:rPr>
        <w:t>8</w:t>
      </w:r>
      <w:r w:rsidR="00517F74">
        <w:rPr>
          <w:noProof/>
        </w:rPr>
        <w:fldChar w:fldCharType="end"/>
      </w:r>
      <w:r>
        <w:t xml:space="preserve"> - OdeDataMessage</w:t>
      </w:r>
      <w:bookmarkEnd w:id="557"/>
      <w:bookmarkEnd w:id="558"/>
    </w:p>
    <w:p w14:paraId="605835CF" w14:textId="31425BC0" w:rsidR="00C26C45" w:rsidRDefault="00C26C45" w:rsidP="0016253B">
      <w:pPr>
        <w:pStyle w:val="Heading3"/>
      </w:pPr>
      <w:bookmarkStart w:id="559" w:name="_Toc462052305"/>
      <w:bookmarkStart w:id="560" w:name="_Ref471813394"/>
      <w:bookmarkStart w:id="561" w:name="_Toc483908189"/>
      <w:r w:rsidRPr="00284BEB">
        <w:t>ODE Message Metadata</w:t>
      </w:r>
      <w:bookmarkEnd w:id="559"/>
      <w:bookmarkEnd w:id="560"/>
      <w:bookmarkEnd w:id="561"/>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xml:space="preserve">", </w:t>
            </w:r>
            <w:r>
              <w:lastRenderedPageBreak/>
              <w:t>"</w:t>
            </w:r>
            <w:r w:rsidR="00722B15">
              <w:t>bsm</w:t>
            </w:r>
            <w:r>
              <w:t>", "</w:t>
            </w:r>
            <w:r w:rsidR="00722B15">
              <w:t>tim</w:t>
            </w:r>
            <w:r>
              <w:t>", "map", "spat", "other"</w:t>
            </w:r>
          </w:p>
        </w:tc>
        <w:tc>
          <w:tcPr>
            <w:tcW w:w="2233" w:type="dxa"/>
          </w:tcPr>
          <w:p w14:paraId="1C0C0B6C" w14:textId="77777777" w:rsidR="00C26C45" w:rsidRPr="003E745F" w:rsidRDefault="00C26C45" w:rsidP="00C26C45">
            <w:r>
              <w:lastRenderedPageBreak/>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562" w:name="_Toc441572981"/>
      <w:bookmarkStart w:id="563" w:name="_Toc456253309"/>
      <w:r>
        <w:t xml:space="preserve">Table </w:t>
      </w:r>
      <w:r w:rsidR="00517F74">
        <w:fldChar w:fldCharType="begin"/>
      </w:r>
      <w:r w:rsidR="00517F74">
        <w:instrText xml:space="preserve"> SEQ Table \* ARABIC </w:instrText>
      </w:r>
      <w:r w:rsidR="00517F74">
        <w:fldChar w:fldCharType="separate"/>
      </w:r>
      <w:r w:rsidR="00C910EC">
        <w:rPr>
          <w:noProof/>
        </w:rPr>
        <w:t>9</w:t>
      </w:r>
      <w:r w:rsidR="00517F74">
        <w:rPr>
          <w:noProof/>
        </w:rPr>
        <w:fldChar w:fldCharType="end"/>
      </w:r>
      <w:r>
        <w:t xml:space="preserve"> – OdeMsgMetadata</w:t>
      </w:r>
      <w:bookmarkEnd w:id="562"/>
      <w:bookmarkEnd w:id="563"/>
    </w:p>
    <w:p w14:paraId="6A1AA76C" w14:textId="77777777" w:rsidR="00752CB3" w:rsidRPr="00752CB3" w:rsidRDefault="00752CB3" w:rsidP="00752CB3"/>
    <w:p w14:paraId="1F52559C" w14:textId="72FEAEC3" w:rsidR="00C26C45" w:rsidRDefault="00C26C45" w:rsidP="00A524BA">
      <w:pPr>
        <w:pStyle w:val="Heading3"/>
      </w:pPr>
      <w:bookmarkStart w:id="564" w:name="_ODE_Payload_Violation"/>
      <w:bookmarkStart w:id="565" w:name="_Toc462052306"/>
      <w:bookmarkStart w:id="566" w:name="_Ref471814373"/>
      <w:bookmarkStart w:id="567" w:name="_Toc483908190"/>
      <w:bookmarkEnd w:id="564"/>
      <w:r w:rsidRPr="00284BEB">
        <w:t>ODE Payload Violation</w:t>
      </w:r>
      <w:bookmarkEnd w:id="565"/>
      <w:bookmarkEnd w:id="566"/>
      <w:bookmarkEnd w:id="567"/>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568" w:name="_ODE_Data_Message"/>
      <w:bookmarkStart w:id="569" w:name="_Toc462052308"/>
      <w:bookmarkStart w:id="570" w:name="_Toc483908191"/>
      <w:bookmarkEnd w:id="568"/>
      <w:r w:rsidRPr="00284BEB">
        <w:t xml:space="preserve">ODE </w:t>
      </w:r>
      <w:r w:rsidR="00410F95">
        <w:t>GET TOKEN</w:t>
      </w:r>
      <w:r w:rsidRPr="00284BEB">
        <w:t xml:space="preserve"> Response</w:t>
      </w:r>
      <w:bookmarkEnd w:id="569"/>
      <w:bookmarkEnd w:id="570"/>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571" w:name="_Toc441572983"/>
      <w:bookmarkStart w:id="572" w:name="_Toc456253311"/>
      <w:r>
        <w:t xml:space="preserve">Table </w:t>
      </w:r>
      <w:r w:rsidR="00517F74">
        <w:fldChar w:fldCharType="begin"/>
      </w:r>
      <w:r w:rsidR="00517F74">
        <w:instrText xml:space="preserve"> SEQ Table \* ARABIC </w:instrText>
      </w:r>
      <w:r w:rsidR="00517F74">
        <w:fldChar w:fldCharType="separate"/>
      </w:r>
      <w:r w:rsidR="00C910EC">
        <w:rPr>
          <w:noProof/>
        </w:rPr>
        <w:t>10</w:t>
      </w:r>
      <w:r w:rsidR="00517F74">
        <w:rPr>
          <w:noProof/>
        </w:rPr>
        <w:fldChar w:fldCharType="end"/>
      </w:r>
      <w:r>
        <w:t xml:space="preserve"> - OdeAuthentication</w:t>
      </w:r>
      <w:bookmarkEnd w:id="571"/>
      <w:bookmarkEnd w:id="572"/>
    </w:p>
    <w:p w14:paraId="2C1ABE0C" w14:textId="5290E6E8" w:rsidR="00C26C45" w:rsidRDefault="00C26C45" w:rsidP="0016253B">
      <w:pPr>
        <w:pStyle w:val="Heading3"/>
      </w:pPr>
      <w:bookmarkStart w:id="573" w:name="_Toc462052309"/>
      <w:bookmarkStart w:id="574" w:name="_Toc483908192"/>
      <w:r w:rsidRPr="00284BEB">
        <w:lastRenderedPageBreak/>
        <w:t>ODE Status Message</w:t>
      </w:r>
      <w:bookmarkEnd w:id="573"/>
      <w:bookmarkEnd w:id="574"/>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575" w:name="_Toc441572984"/>
      <w:bookmarkStart w:id="576" w:name="_Toc456253312"/>
      <w:r>
        <w:t xml:space="preserve">Table </w:t>
      </w:r>
      <w:r w:rsidR="00517F74">
        <w:fldChar w:fldCharType="begin"/>
      </w:r>
      <w:r w:rsidR="00517F74">
        <w:instrText xml:space="preserve"> SEQ Table \* ARABIC </w:instrText>
      </w:r>
      <w:r w:rsidR="00517F74">
        <w:fldChar w:fldCharType="separate"/>
      </w:r>
      <w:r w:rsidR="00C910EC">
        <w:rPr>
          <w:noProof/>
        </w:rPr>
        <w:t>11</w:t>
      </w:r>
      <w:r w:rsidR="00517F74">
        <w:rPr>
          <w:noProof/>
        </w:rPr>
        <w:fldChar w:fldCharType="end"/>
      </w:r>
      <w:r>
        <w:t xml:space="preserve"> - OdeStatus</w:t>
      </w:r>
      <w:bookmarkEnd w:id="575"/>
      <w:bookmarkEnd w:id="576"/>
    </w:p>
    <w:p w14:paraId="1B2629C5" w14:textId="45791E6C" w:rsidR="00C26C45" w:rsidRDefault="00C26C45" w:rsidP="0016253B">
      <w:pPr>
        <w:pStyle w:val="Heading3"/>
      </w:pPr>
      <w:bookmarkStart w:id="577" w:name="_Toc462052310"/>
      <w:bookmarkStart w:id="578" w:name="_Ref471812176"/>
      <w:bookmarkStart w:id="579" w:name="_Toc483908193"/>
      <w:r w:rsidRPr="00284BEB">
        <w:t>ODE Control Message</w:t>
      </w:r>
      <w:bookmarkEnd w:id="577"/>
      <w:bookmarkEnd w:id="578"/>
      <w:bookmarkEnd w:id="579"/>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580" w:name="_Toc441572985"/>
      <w:bookmarkStart w:id="581" w:name="_Toc456253313"/>
      <w:r>
        <w:t xml:space="preserve">Table </w:t>
      </w:r>
      <w:r w:rsidR="00517F74">
        <w:fldChar w:fldCharType="begin"/>
      </w:r>
      <w:r w:rsidR="00517F74">
        <w:instrText xml:space="preserve"> SEQ Table \* ARABIC </w:instrText>
      </w:r>
      <w:r w:rsidR="00517F74">
        <w:fldChar w:fldCharType="separate"/>
      </w:r>
      <w:r w:rsidR="00C910EC">
        <w:rPr>
          <w:noProof/>
        </w:rPr>
        <w:t>12</w:t>
      </w:r>
      <w:r w:rsidR="00517F74">
        <w:rPr>
          <w:noProof/>
        </w:rPr>
        <w:fldChar w:fldCharType="end"/>
      </w:r>
      <w:r>
        <w:t xml:space="preserve"> - OdeControlData</w:t>
      </w:r>
      <w:bookmarkEnd w:id="580"/>
      <w:bookmarkEnd w:id="581"/>
    </w:p>
    <w:p w14:paraId="02321E0C" w14:textId="77777777" w:rsidR="00752CB3" w:rsidRDefault="00752CB3" w:rsidP="00752CB3">
      <w:pPr>
        <w:pStyle w:val="Heading3"/>
      </w:pPr>
      <w:bookmarkStart w:id="582" w:name="_ODE_Data_Message_1"/>
      <w:bookmarkStart w:id="583" w:name="_Toc462052307"/>
      <w:bookmarkStart w:id="584" w:name="_Ref471813434"/>
      <w:bookmarkStart w:id="585" w:name="_Toc483908194"/>
      <w:bookmarkStart w:id="586" w:name="_Toc462052316"/>
      <w:bookmarkEnd w:id="582"/>
      <w:r w:rsidRPr="00284BEB">
        <w:t>ODE Data Message Payload</w:t>
      </w:r>
      <w:bookmarkEnd w:id="583"/>
      <w:bookmarkEnd w:id="584"/>
      <w:bookmarkEnd w:id="585"/>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587" w:name="_Toc441572982"/>
      <w:bookmarkStart w:id="588" w:name="_Toc456253310"/>
      <w:r>
        <w:t xml:space="preserve">Table </w:t>
      </w:r>
      <w:r w:rsidR="00517F74">
        <w:fldChar w:fldCharType="begin"/>
      </w:r>
      <w:r w:rsidR="00517F74">
        <w:instrText xml:space="preserve"> SEQ Table \* ARABIC </w:instrText>
      </w:r>
      <w:r w:rsidR="00517F74">
        <w:fldChar w:fldCharType="separate"/>
      </w:r>
      <w:r w:rsidR="00C910EC">
        <w:rPr>
          <w:noProof/>
        </w:rPr>
        <w:t>13</w:t>
      </w:r>
      <w:r w:rsidR="00517F74">
        <w:rPr>
          <w:noProof/>
        </w:rPr>
        <w:fldChar w:fldCharType="end"/>
      </w:r>
      <w:r>
        <w:t xml:space="preserve"> – OdeMsgPayload</w:t>
      </w:r>
      <w:bookmarkEnd w:id="587"/>
      <w:bookmarkEnd w:id="588"/>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586"/>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lastRenderedPageBreak/>
              <w:t>coreData</w:t>
            </w:r>
          </w:p>
        </w:tc>
        <w:tc>
          <w:tcPr>
            <w:tcW w:w="3649" w:type="dxa"/>
          </w:tcPr>
          <w:p w14:paraId="25135777" w14:textId="5BAB5907" w:rsidR="00666F71" w:rsidRPr="000D041D" w:rsidRDefault="003228C1"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589" w:name="_Toc462052317"/>
      <w:bookmarkStart w:id="590" w:name="_Toc483908195"/>
      <w:r>
        <w:t xml:space="preserve">ODE Data Message </w:t>
      </w:r>
      <w:r w:rsidRPr="009F4DD0">
        <w:t>Supporting Data Structures</w:t>
      </w:r>
      <w:bookmarkEnd w:id="589"/>
      <w:bookmarkEnd w:id="590"/>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591" w:name="_J2735BsmCoreData"/>
      <w:bookmarkStart w:id="592" w:name="_Ref471884029"/>
      <w:bookmarkEnd w:id="591"/>
      <w:r w:rsidRPr="006D1B36">
        <w:t>J2735BsmCoreData</w:t>
      </w:r>
      <w:bookmarkEnd w:id="592"/>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3228C1"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3228C1"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3228C1"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3228C1"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3228C1"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593" w:name="_J2735BsmPart2Content"/>
      <w:bookmarkStart w:id="594" w:name="_Ref471884050"/>
      <w:bookmarkEnd w:id="593"/>
      <w:r w:rsidRPr="006D1B36">
        <w:t>J2735BsmPart2Content</w:t>
      </w:r>
      <w:bookmarkEnd w:id="594"/>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3228C1"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3228C1"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3228C1"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595" w:name="_5J2735Position3D"/>
      <w:bookmarkStart w:id="596" w:name="_J2735Position3D"/>
      <w:bookmarkStart w:id="597" w:name="_Toc462052335"/>
      <w:bookmarkEnd w:id="595"/>
      <w:bookmarkEnd w:id="596"/>
      <w:r>
        <w:t>J2735</w:t>
      </w:r>
      <w:r w:rsidRPr="006719D6">
        <w:t>Position3D</w:t>
      </w:r>
      <w:bookmarkEnd w:id="597"/>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598" w:name="_Toc456253340"/>
      <w:r>
        <w:t xml:space="preserve">Table </w:t>
      </w:r>
      <w:r w:rsidR="00517F74">
        <w:fldChar w:fldCharType="begin"/>
      </w:r>
      <w:r w:rsidR="00517F74">
        <w:instrText xml:space="preserve"> SEQ Table \* ARABIC </w:instrText>
      </w:r>
      <w:r w:rsidR="00517F74">
        <w:fldChar w:fldCharType="separate"/>
      </w:r>
      <w:r w:rsidR="00C910EC">
        <w:rPr>
          <w:noProof/>
        </w:rPr>
        <w:t>14</w:t>
      </w:r>
      <w:r w:rsidR="00517F74">
        <w:rPr>
          <w:noProof/>
        </w:rPr>
        <w:fldChar w:fldCharType="end"/>
      </w:r>
      <w:r>
        <w:t xml:space="preserve"> - </w:t>
      </w:r>
      <w:r w:rsidRPr="00633532">
        <w:t>OdePosition3D</w:t>
      </w:r>
      <w:bookmarkEnd w:id="598"/>
    </w:p>
    <w:p w14:paraId="6449FF60" w14:textId="77777777" w:rsidR="006D1B36" w:rsidRDefault="006D1B36" w:rsidP="000A3293"/>
    <w:p w14:paraId="594931C0" w14:textId="6D7A0BBC" w:rsidR="00BA3CFB" w:rsidRDefault="00BA3CFB" w:rsidP="000A3293">
      <w:pPr>
        <w:pStyle w:val="Heading4"/>
      </w:pPr>
      <w:bookmarkStart w:id="599" w:name="_J2735AccelerationSet4Way"/>
      <w:bookmarkEnd w:id="599"/>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w:t>
            </w:r>
            <w:r>
              <w:lastRenderedPageBreak/>
              <w:t xml:space="preserve">acceleration along the z-axis </w:t>
            </w:r>
          </w:p>
        </w:tc>
        <w:tc>
          <w:tcPr>
            <w:tcW w:w="1797" w:type="dxa"/>
          </w:tcPr>
          <w:p w14:paraId="15FE0C2F" w14:textId="77777777" w:rsidR="00FD62B9" w:rsidRPr="003E745F" w:rsidRDefault="00FD62B9" w:rsidP="00823070">
            <w:r>
              <w:lastRenderedPageBreak/>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600" w:name="_J2735PositionalAccuracy"/>
      <w:bookmarkEnd w:id="600"/>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601" w:name="_J2735TransmissionState"/>
      <w:bookmarkStart w:id="602" w:name="_J2735BrakeSystemStatus"/>
      <w:bookmarkEnd w:id="601"/>
      <w:bookmarkEnd w:id="602"/>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3228C1"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lastRenderedPageBreak/>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603" w:name="_J2735VehicleSize"/>
      <w:bookmarkEnd w:id="603"/>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604" w:name="_J2735BitString"/>
      <w:bookmarkEnd w:id="604"/>
      <w:r w:rsidRPr="0068352B">
        <w:t>J2735BitString</w:t>
      </w:r>
    </w:p>
    <w:p w14:paraId="0D9940B8" w14:textId="0CA8234F" w:rsidR="00FD62B9" w:rsidRPr="00FD62B9" w:rsidRDefault="00FD62B9" w:rsidP="00FD62B9">
      <w:r>
        <w:lastRenderedPageBreak/>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605" w:name="_J2735VehicleSafetyExtensions"/>
      <w:bookmarkEnd w:id="605"/>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3228C1"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3228C1"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3228C1"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3228C1"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606" w:name="_J2735SpecialVehicleExtensions"/>
      <w:bookmarkEnd w:id="606"/>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3228C1"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3228C1"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3228C1"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607" w:name="_J2735SupplementalVehicleExtensions"/>
      <w:bookmarkEnd w:id="607"/>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3228C1"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3228C1"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3228C1"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3228C1"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3228C1"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3228C1"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3228C1"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lastRenderedPageBreak/>
              <w:t>theRTCM</w:t>
            </w:r>
          </w:p>
        </w:tc>
        <w:tc>
          <w:tcPr>
            <w:tcW w:w="3649" w:type="dxa"/>
          </w:tcPr>
          <w:p w14:paraId="7D571394" w14:textId="605D2C8A" w:rsidR="003D1AA9" w:rsidRDefault="003228C1"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608" w:name="_J2735PathHistory"/>
      <w:bookmarkEnd w:id="608"/>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3228C1"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3228C1"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609" w:name="_J2735PathPrediction"/>
      <w:bookmarkEnd w:id="609"/>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lastRenderedPageBreak/>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610" w:name="_J2735EmergencyDetails"/>
      <w:bookmarkEnd w:id="610"/>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3228C1"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lastRenderedPageBreak/>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611" w:name="_J2735EventDescription"/>
      <w:bookmarkEnd w:id="611"/>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3228C1"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3228C1"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612" w:name="_J2735TrailerData"/>
      <w:bookmarkEnd w:id="612"/>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3228C1"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613" w:name="_J2735VehicleClassification"/>
      <w:bookmarkEnd w:id="613"/>
      <w:r w:rsidRPr="008A2877">
        <w:lastRenderedPageBreak/>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614" w:name="_J2735VehicleData"/>
      <w:bookmarkEnd w:id="614"/>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615" w:name="_J2735WeatherReport"/>
      <w:bookmarkEnd w:id="615"/>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616" w:name="_J2735WeatherProbe"/>
      <w:bookmarkEnd w:id="616"/>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617" w:name="_J2735ObstacleDetection"/>
      <w:bookmarkEnd w:id="617"/>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618" w:name="_J2735DisabledVehicle"/>
      <w:bookmarkEnd w:id="618"/>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619" w:name="_J2735SpeedProfile"/>
      <w:bookmarkEnd w:id="619"/>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620" w:name="_J2735RTCMPackage"/>
      <w:bookmarkEnd w:id="620"/>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621" w:name="_J2735RegionalContent"/>
      <w:bookmarkEnd w:id="621"/>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622" w:name="_J2735FullPositionVector"/>
      <w:bookmarkEnd w:id="622"/>
      <w:r w:rsidRPr="00DC57ED">
        <w:lastRenderedPageBreak/>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623" w:name="_J2735PathHistoryPoint"/>
      <w:bookmarkEnd w:id="623"/>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624" w:name="_J2735Extent"/>
      <w:bookmarkEnd w:id="624"/>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625" w:name="_J2735PivotPointDescription"/>
      <w:bookmarkEnd w:id="625"/>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626" w:name="_J2735TrailerUnitDescription"/>
      <w:bookmarkEnd w:id="626"/>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lastRenderedPageBreak/>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627" w:name="_Toc441572992"/>
      <w:bookmarkStart w:id="628" w:name="_Toc456253320"/>
      <w:r>
        <w:t xml:space="preserve">Table </w:t>
      </w:r>
      <w:r w:rsidR="00517F74">
        <w:fldChar w:fldCharType="begin"/>
      </w:r>
      <w:r w:rsidR="00517F74">
        <w:instrText xml:space="preserve"> SEQ Table \* ARABIC </w:instrText>
      </w:r>
      <w:r w:rsidR="00517F74">
        <w:fldChar w:fldCharType="separate"/>
      </w:r>
      <w:r w:rsidR="00C910EC">
        <w:rPr>
          <w:noProof/>
        </w:rPr>
        <w:t>15</w:t>
      </w:r>
      <w:r w:rsidR="00517F74">
        <w:rPr>
          <w:noProof/>
        </w:rPr>
        <w:fldChar w:fldCharType="end"/>
      </w:r>
      <w:r>
        <w:t xml:space="preserve"> </w:t>
      </w:r>
      <w:r w:rsidR="00410F95">
        <w:t>–</w:t>
      </w:r>
      <w:r>
        <w:t xml:space="preserve"> </w:t>
      </w:r>
      <w:bookmarkEnd w:id="627"/>
      <w:bookmarkEnd w:id="628"/>
      <w:r w:rsidR="00410F95">
        <w:t>BSM Data</w:t>
      </w:r>
    </w:p>
    <w:p w14:paraId="219B2098" w14:textId="7911466A" w:rsidR="00C26C45" w:rsidRDefault="00C26C45" w:rsidP="000A3293">
      <w:pPr>
        <w:pStyle w:val="Heading4"/>
      </w:pPr>
      <w:bookmarkStart w:id="629" w:name="_Toc462052323"/>
      <w:r w:rsidRPr="00961838">
        <w:t>OdeDateTime</w:t>
      </w:r>
      <w:bookmarkEnd w:id="629"/>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lastRenderedPageBreak/>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630" w:name="_Toc456253327"/>
      <w:r>
        <w:t xml:space="preserve">Table </w:t>
      </w:r>
      <w:r w:rsidR="00517F74">
        <w:fldChar w:fldCharType="begin"/>
      </w:r>
      <w:r w:rsidR="00517F74">
        <w:instrText xml:space="preserve"> SEQ Table \* ARABIC </w:instrText>
      </w:r>
      <w:r w:rsidR="00517F74">
        <w:fldChar w:fldCharType="separate"/>
      </w:r>
      <w:r w:rsidR="00C910EC">
        <w:rPr>
          <w:noProof/>
        </w:rPr>
        <w:t>16</w:t>
      </w:r>
      <w:r w:rsidR="00517F74">
        <w:rPr>
          <w:noProof/>
        </w:rPr>
        <w:fldChar w:fldCharType="end"/>
      </w:r>
      <w:r>
        <w:t xml:space="preserve"> - </w:t>
      </w:r>
      <w:r w:rsidRPr="00951B2B">
        <w:t>OdeDateTime</w:t>
      </w:r>
      <w:bookmarkEnd w:id="630"/>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9" w:author="Musavi, Hamid [USA] [2]" w:date="2017-03-06T19:24:00Z" w:initials="MH[">
    <w:p w14:paraId="39FA11AE" w14:textId="77777777" w:rsidR="003228C1" w:rsidRDefault="003228C1">
      <w:pPr>
        <w:pStyle w:val="CommentText"/>
      </w:pPr>
      <w:r>
        <w:rPr>
          <w:rStyle w:val="CommentReference"/>
        </w:rPr>
        <w:annotationRef/>
      </w:r>
      <w:r>
        <w:t>To be moved to Swagger file</w:t>
      </w:r>
    </w:p>
  </w:comment>
  <w:comment w:id="483" w:author="Musavi, Hamid [USA] [2]" w:date="2017-03-06T19:25:00Z" w:initials="MH[">
    <w:p w14:paraId="39715C69" w14:textId="77777777" w:rsidR="003228C1" w:rsidRDefault="003228C1">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A11AE" w15:done="0"/>
  <w15:commentEx w15:paraId="39715C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4BF862" w14:textId="77777777" w:rsidR="002042FC" w:rsidRDefault="002042FC">
      <w:pPr>
        <w:spacing w:after="0" w:line="240" w:lineRule="auto"/>
      </w:pPr>
      <w:r>
        <w:separator/>
      </w:r>
    </w:p>
  </w:endnote>
  <w:endnote w:type="continuationSeparator" w:id="0">
    <w:p w14:paraId="0457F311" w14:textId="77777777" w:rsidR="002042FC" w:rsidRDefault="002042FC">
      <w:pPr>
        <w:spacing w:after="0" w:line="240" w:lineRule="auto"/>
      </w:pPr>
      <w:r>
        <w:continuationSeparator/>
      </w:r>
    </w:p>
  </w:endnote>
  <w:endnote w:type="continuationNotice" w:id="1">
    <w:p w14:paraId="55D7F95A" w14:textId="77777777" w:rsidR="002042FC" w:rsidRDefault="002042F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auto"/>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roman"/>
    <w:pitch w:val="fixed"/>
    <w:sig w:usb0="E00002FF" w:usb1="6AC7FDFB" w:usb2="08000012" w:usb3="00000000" w:csb0="0002009F" w:csb1="00000000"/>
  </w:font>
  <w:font w:name="Monaco">
    <w:altName w:val="Calibri"/>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D46A" w14:textId="5164FD00" w:rsidR="003228C1" w:rsidRDefault="003228C1"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2413A0">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2" w:author="Musavi, Hamid [USA]" w:date="2017-08-07T16:02:00Z">
      <w:r>
        <w:rPr>
          <w:noProof/>
        </w:rPr>
        <w:t>July 28, 2017</w:t>
      </w:r>
    </w:ins>
    <w:del w:id="3" w:author="Musavi, Hamid [USA]" w:date="2017-08-07T16:02:00Z">
      <w:r w:rsidDel="003228C1">
        <w:rPr>
          <w:noProof/>
        </w:rPr>
        <w:delText>June 2, 2017</w:delText>
      </w:r>
    </w:del>
    <w:r>
      <w:rPr>
        <w:noProof/>
      </w:rPr>
      <w:fldChar w:fldCharType="end"/>
    </w:r>
  </w:p>
  <w:p w14:paraId="022A2A9B" w14:textId="0E57C247" w:rsidR="003228C1" w:rsidRPr="00D47340" w:rsidRDefault="003228C1"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515C5" w14:textId="71093646" w:rsidR="003228C1" w:rsidRDefault="003228C1">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BB7C94">
      <w:rPr>
        <w:noProof/>
      </w:rPr>
      <w:t>- 30 -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40" w:author="Musavi, Hamid [USA]" w:date="2017-08-07T16:02:00Z">
      <w:r>
        <w:rPr>
          <w:noProof/>
        </w:rPr>
        <w:t>July 28, 2017</w:t>
      </w:r>
    </w:ins>
    <w:del w:id="41" w:author="Musavi, Hamid [USA]" w:date="2017-08-07T16:02:00Z">
      <w:r w:rsidDel="003228C1">
        <w:rPr>
          <w:noProof/>
        </w:rPr>
        <w:delText>June 2, 2017</w:delText>
      </w:r>
    </w:del>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F77F16" w14:textId="77777777" w:rsidR="002042FC" w:rsidRDefault="002042FC">
      <w:pPr>
        <w:spacing w:after="0" w:line="240" w:lineRule="auto"/>
      </w:pPr>
      <w:r>
        <w:separator/>
      </w:r>
    </w:p>
  </w:footnote>
  <w:footnote w:type="continuationSeparator" w:id="0">
    <w:p w14:paraId="532EFAAA" w14:textId="77777777" w:rsidR="002042FC" w:rsidRDefault="002042FC">
      <w:pPr>
        <w:spacing w:after="0" w:line="240" w:lineRule="auto"/>
      </w:pPr>
      <w:r>
        <w:continuationSeparator/>
      </w:r>
    </w:p>
  </w:footnote>
  <w:footnote w:type="continuationNotice" w:id="1">
    <w:p w14:paraId="30DE21D4" w14:textId="77777777" w:rsidR="002042FC" w:rsidRDefault="002042F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AECCB" w14:textId="6FF1CB0F" w:rsidR="003228C1" w:rsidRPr="00533512" w:rsidRDefault="003228C1"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3228C1" w:rsidRDefault="003228C1">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3228C1" w:rsidRDefault="003228C1">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4CB4" w14:textId="55CBB63B" w:rsidR="003228C1" w:rsidRDefault="003228C1">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3228C1" w:rsidRDefault="003228C1"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3228C1" w:rsidRDefault="003228C1"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4"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4"/>
  </w:num>
  <w:num w:numId="8">
    <w:abstractNumId w:val="46"/>
  </w:num>
  <w:num w:numId="9">
    <w:abstractNumId w:val="8"/>
  </w:num>
  <w:num w:numId="10">
    <w:abstractNumId w:val="4"/>
  </w:num>
  <w:num w:numId="11">
    <w:abstractNumId w:val="45"/>
  </w:num>
  <w:num w:numId="12">
    <w:abstractNumId w:val="25"/>
  </w:num>
  <w:num w:numId="13">
    <w:abstractNumId w:val="52"/>
  </w:num>
  <w:num w:numId="14">
    <w:abstractNumId w:val="53"/>
  </w:num>
  <w:num w:numId="15">
    <w:abstractNumId w:val="1"/>
  </w:num>
  <w:num w:numId="16">
    <w:abstractNumId w:val="16"/>
  </w:num>
  <w:num w:numId="17">
    <w:abstractNumId w:val="57"/>
  </w:num>
  <w:num w:numId="18">
    <w:abstractNumId w:val="39"/>
  </w:num>
  <w:num w:numId="19">
    <w:abstractNumId w:val="13"/>
  </w:num>
  <w:num w:numId="20">
    <w:abstractNumId w:val="22"/>
  </w:num>
  <w:num w:numId="21">
    <w:abstractNumId w:val="43"/>
  </w:num>
  <w:num w:numId="22">
    <w:abstractNumId w:val="61"/>
  </w:num>
  <w:num w:numId="23">
    <w:abstractNumId w:val="40"/>
  </w:num>
  <w:num w:numId="24">
    <w:abstractNumId w:val="10"/>
  </w:num>
  <w:num w:numId="25">
    <w:abstractNumId w:val="44"/>
  </w:num>
  <w:num w:numId="26">
    <w:abstractNumId w:val="48"/>
  </w:num>
  <w:num w:numId="27">
    <w:abstractNumId w:val="50"/>
  </w:num>
  <w:num w:numId="28">
    <w:abstractNumId w:val="55"/>
  </w:num>
  <w:num w:numId="29">
    <w:abstractNumId w:val="11"/>
  </w:num>
  <w:num w:numId="30">
    <w:abstractNumId w:val="42"/>
  </w:num>
  <w:num w:numId="31">
    <w:abstractNumId w:val="58"/>
  </w:num>
  <w:num w:numId="32">
    <w:abstractNumId w:val="12"/>
  </w:num>
  <w:num w:numId="33">
    <w:abstractNumId w:val="5"/>
  </w:num>
  <w:num w:numId="34">
    <w:abstractNumId w:val="2"/>
  </w:num>
  <w:num w:numId="35">
    <w:abstractNumId w:val="20"/>
  </w:num>
  <w:num w:numId="36">
    <w:abstractNumId w:val="38"/>
  </w:num>
  <w:num w:numId="37">
    <w:abstractNumId w:val="51"/>
  </w:num>
  <w:num w:numId="38">
    <w:abstractNumId w:val="47"/>
  </w:num>
  <w:num w:numId="39">
    <w:abstractNumId w:val="21"/>
  </w:num>
  <w:num w:numId="40">
    <w:abstractNumId w:val="24"/>
  </w:num>
  <w:num w:numId="41">
    <w:abstractNumId w:val="36"/>
  </w:num>
  <w:num w:numId="42">
    <w:abstractNumId w:val="17"/>
  </w:num>
  <w:num w:numId="43">
    <w:abstractNumId w:val="56"/>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2"/>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59"/>
  </w:num>
  <w:num w:numId="60">
    <w:abstractNumId w:val="9"/>
  </w:num>
  <w:num w:numId="61">
    <w:abstractNumId w:val="49"/>
  </w:num>
  <w:num w:numId="62">
    <w:abstractNumId w:val="60"/>
  </w:num>
  <w:num w:numId="63">
    <w:abstractNumId w:val="32"/>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trackRevision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24011"/>
    <w:rsid w:val="0002436A"/>
    <w:rsid w:val="000412A9"/>
    <w:rsid w:val="000479B5"/>
    <w:rsid w:val="00047C29"/>
    <w:rsid w:val="00053F27"/>
    <w:rsid w:val="000578FE"/>
    <w:rsid w:val="0006261D"/>
    <w:rsid w:val="000669C2"/>
    <w:rsid w:val="0006752C"/>
    <w:rsid w:val="0007235D"/>
    <w:rsid w:val="000753B4"/>
    <w:rsid w:val="0007578F"/>
    <w:rsid w:val="00082019"/>
    <w:rsid w:val="0008362E"/>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E6034"/>
    <w:rsid w:val="000E6669"/>
    <w:rsid w:val="000F721D"/>
    <w:rsid w:val="0010402A"/>
    <w:rsid w:val="00105027"/>
    <w:rsid w:val="00106BF3"/>
    <w:rsid w:val="00107A8C"/>
    <w:rsid w:val="001108C8"/>
    <w:rsid w:val="0011130E"/>
    <w:rsid w:val="00113481"/>
    <w:rsid w:val="00114833"/>
    <w:rsid w:val="001150A7"/>
    <w:rsid w:val="0011797A"/>
    <w:rsid w:val="00125CE5"/>
    <w:rsid w:val="00127671"/>
    <w:rsid w:val="001301A8"/>
    <w:rsid w:val="001332C3"/>
    <w:rsid w:val="00133FB7"/>
    <w:rsid w:val="00134262"/>
    <w:rsid w:val="001420F5"/>
    <w:rsid w:val="0015095E"/>
    <w:rsid w:val="00154D5A"/>
    <w:rsid w:val="00157CBB"/>
    <w:rsid w:val="0016253B"/>
    <w:rsid w:val="001671D6"/>
    <w:rsid w:val="001708B7"/>
    <w:rsid w:val="00173E4A"/>
    <w:rsid w:val="00184A66"/>
    <w:rsid w:val="00194DF6"/>
    <w:rsid w:val="00196A0A"/>
    <w:rsid w:val="001A3B89"/>
    <w:rsid w:val="001A737A"/>
    <w:rsid w:val="001B14F4"/>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53B4"/>
    <w:rsid w:val="00233B82"/>
    <w:rsid w:val="0023747B"/>
    <w:rsid w:val="002413A0"/>
    <w:rsid w:val="00242166"/>
    <w:rsid w:val="00244E15"/>
    <w:rsid w:val="00250379"/>
    <w:rsid w:val="002534D5"/>
    <w:rsid w:val="00256150"/>
    <w:rsid w:val="00262CBA"/>
    <w:rsid w:val="00271DD3"/>
    <w:rsid w:val="00273B65"/>
    <w:rsid w:val="00277F13"/>
    <w:rsid w:val="002834B9"/>
    <w:rsid w:val="00284505"/>
    <w:rsid w:val="002870D8"/>
    <w:rsid w:val="00292834"/>
    <w:rsid w:val="00297A50"/>
    <w:rsid w:val="002A2BA7"/>
    <w:rsid w:val="002A65E2"/>
    <w:rsid w:val="002A7E1C"/>
    <w:rsid w:val="002B624D"/>
    <w:rsid w:val="002B7E9A"/>
    <w:rsid w:val="002C04F6"/>
    <w:rsid w:val="002C11DA"/>
    <w:rsid w:val="002C2917"/>
    <w:rsid w:val="002D1CCE"/>
    <w:rsid w:val="002D474A"/>
    <w:rsid w:val="002D592E"/>
    <w:rsid w:val="002D65A7"/>
    <w:rsid w:val="002D71AA"/>
    <w:rsid w:val="002E1BA0"/>
    <w:rsid w:val="002F1D6C"/>
    <w:rsid w:val="0030246B"/>
    <w:rsid w:val="00306441"/>
    <w:rsid w:val="0030714D"/>
    <w:rsid w:val="00311473"/>
    <w:rsid w:val="00311B9F"/>
    <w:rsid w:val="00312B04"/>
    <w:rsid w:val="00314B85"/>
    <w:rsid w:val="00315504"/>
    <w:rsid w:val="00315A14"/>
    <w:rsid w:val="00316B55"/>
    <w:rsid w:val="003228C1"/>
    <w:rsid w:val="00325B0F"/>
    <w:rsid w:val="00330DA4"/>
    <w:rsid w:val="00334FC1"/>
    <w:rsid w:val="00336015"/>
    <w:rsid w:val="003363D7"/>
    <w:rsid w:val="003462F3"/>
    <w:rsid w:val="003474DA"/>
    <w:rsid w:val="00347559"/>
    <w:rsid w:val="00354070"/>
    <w:rsid w:val="0035419F"/>
    <w:rsid w:val="003551B9"/>
    <w:rsid w:val="003607C6"/>
    <w:rsid w:val="003763F0"/>
    <w:rsid w:val="0037742F"/>
    <w:rsid w:val="003819EC"/>
    <w:rsid w:val="003909CF"/>
    <w:rsid w:val="00392D3A"/>
    <w:rsid w:val="00395660"/>
    <w:rsid w:val="003A3585"/>
    <w:rsid w:val="003A50FF"/>
    <w:rsid w:val="003B0FB9"/>
    <w:rsid w:val="003B3637"/>
    <w:rsid w:val="003B3B6E"/>
    <w:rsid w:val="003B7AD4"/>
    <w:rsid w:val="003C3E28"/>
    <w:rsid w:val="003D1AA9"/>
    <w:rsid w:val="003D364D"/>
    <w:rsid w:val="003D5949"/>
    <w:rsid w:val="003D74EA"/>
    <w:rsid w:val="003E1F35"/>
    <w:rsid w:val="003E264F"/>
    <w:rsid w:val="004030F1"/>
    <w:rsid w:val="00403A28"/>
    <w:rsid w:val="0040619B"/>
    <w:rsid w:val="00410F95"/>
    <w:rsid w:val="00414789"/>
    <w:rsid w:val="00424EBB"/>
    <w:rsid w:val="004254A3"/>
    <w:rsid w:val="004302C8"/>
    <w:rsid w:val="004366BE"/>
    <w:rsid w:val="00436C69"/>
    <w:rsid w:val="00443882"/>
    <w:rsid w:val="00443E64"/>
    <w:rsid w:val="00444E55"/>
    <w:rsid w:val="00453261"/>
    <w:rsid w:val="004557BA"/>
    <w:rsid w:val="0046261A"/>
    <w:rsid w:val="004677FC"/>
    <w:rsid w:val="00471641"/>
    <w:rsid w:val="00472DAD"/>
    <w:rsid w:val="004746D4"/>
    <w:rsid w:val="004748A1"/>
    <w:rsid w:val="00481B08"/>
    <w:rsid w:val="00482F68"/>
    <w:rsid w:val="00494632"/>
    <w:rsid w:val="004947C9"/>
    <w:rsid w:val="004B3B4E"/>
    <w:rsid w:val="004B4A9D"/>
    <w:rsid w:val="004C0F68"/>
    <w:rsid w:val="004C424E"/>
    <w:rsid w:val="004C4D4C"/>
    <w:rsid w:val="004D0EB5"/>
    <w:rsid w:val="004D1092"/>
    <w:rsid w:val="004D4909"/>
    <w:rsid w:val="004E1AED"/>
    <w:rsid w:val="004E2E31"/>
    <w:rsid w:val="00503760"/>
    <w:rsid w:val="00506B9B"/>
    <w:rsid w:val="00507426"/>
    <w:rsid w:val="00512E88"/>
    <w:rsid w:val="00514A2A"/>
    <w:rsid w:val="00515E5D"/>
    <w:rsid w:val="00517F74"/>
    <w:rsid w:val="00520060"/>
    <w:rsid w:val="00533512"/>
    <w:rsid w:val="00545323"/>
    <w:rsid w:val="00545450"/>
    <w:rsid w:val="00553903"/>
    <w:rsid w:val="00553AA4"/>
    <w:rsid w:val="00561AEB"/>
    <w:rsid w:val="005651B6"/>
    <w:rsid w:val="00566557"/>
    <w:rsid w:val="005676A9"/>
    <w:rsid w:val="00567B12"/>
    <w:rsid w:val="00571EF4"/>
    <w:rsid w:val="005721F6"/>
    <w:rsid w:val="00575E3E"/>
    <w:rsid w:val="00583352"/>
    <w:rsid w:val="00593420"/>
    <w:rsid w:val="005A3000"/>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820F5"/>
    <w:rsid w:val="0068352B"/>
    <w:rsid w:val="006916B6"/>
    <w:rsid w:val="00697042"/>
    <w:rsid w:val="006A231C"/>
    <w:rsid w:val="006A2C46"/>
    <w:rsid w:val="006A6114"/>
    <w:rsid w:val="006B28E3"/>
    <w:rsid w:val="006B30A2"/>
    <w:rsid w:val="006C1382"/>
    <w:rsid w:val="006C28C3"/>
    <w:rsid w:val="006C5682"/>
    <w:rsid w:val="006C5922"/>
    <w:rsid w:val="006D1AAC"/>
    <w:rsid w:val="006D1B36"/>
    <w:rsid w:val="006D36CA"/>
    <w:rsid w:val="006D41B0"/>
    <w:rsid w:val="006E7C7C"/>
    <w:rsid w:val="006F02C9"/>
    <w:rsid w:val="006F7678"/>
    <w:rsid w:val="00700A6A"/>
    <w:rsid w:val="007038D0"/>
    <w:rsid w:val="00706439"/>
    <w:rsid w:val="007077A2"/>
    <w:rsid w:val="007139F5"/>
    <w:rsid w:val="0072125E"/>
    <w:rsid w:val="0072176B"/>
    <w:rsid w:val="00722B15"/>
    <w:rsid w:val="007251EE"/>
    <w:rsid w:val="0072548E"/>
    <w:rsid w:val="00735D08"/>
    <w:rsid w:val="00750B1F"/>
    <w:rsid w:val="00750B39"/>
    <w:rsid w:val="00750EEC"/>
    <w:rsid w:val="00752CB3"/>
    <w:rsid w:val="00763F4A"/>
    <w:rsid w:val="00771AF3"/>
    <w:rsid w:val="0077218B"/>
    <w:rsid w:val="0077763C"/>
    <w:rsid w:val="00780835"/>
    <w:rsid w:val="00783376"/>
    <w:rsid w:val="00784158"/>
    <w:rsid w:val="00784320"/>
    <w:rsid w:val="00787BFF"/>
    <w:rsid w:val="007921AA"/>
    <w:rsid w:val="00794CDD"/>
    <w:rsid w:val="007A2419"/>
    <w:rsid w:val="007A2F48"/>
    <w:rsid w:val="007A3FD9"/>
    <w:rsid w:val="007A7E9D"/>
    <w:rsid w:val="007B44EC"/>
    <w:rsid w:val="007D0347"/>
    <w:rsid w:val="007D2D91"/>
    <w:rsid w:val="007D6419"/>
    <w:rsid w:val="007D64B6"/>
    <w:rsid w:val="007E29F7"/>
    <w:rsid w:val="007E3CC7"/>
    <w:rsid w:val="007E5085"/>
    <w:rsid w:val="007E5CC3"/>
    <w:rsid w:val="007E7476"/>
    <w:rsid w:val="007E7FCE"/>
    <w:rsid w:val="00813084"/>
    <w:rsid w:val="00817A59"/>
    <w:rsid w:val="00822CD3"/>
    <w:rsid w:val="00823070"/>
    <w:rsid w:val="008242BB"/>
    <w:rsid w:val="00832C11"/>
    <w:rsid w:val="00832DFA"/>
    <w:rsid w:val="00833C77"/>
    <w:rsid w:val="00834B4D"/>
    <w:rsid w:val="00836EF5"/>
    <w:rsid w:val="008400F0"/>
    <w:rsid w:val="00842F80"/>
    <w:rsid w:val="00844E0B"/>
    <w:rsid w:val="008461B4"/>
    <w:rsid w:val="00860A25"/>
    <w:rsid w:val="00867624"/>
    <w:rsid w:val="0087489C"/>
    <w:rsid w:val="00874976"/>
    <w:rsid w:val="0088060F"/>
    <w:rsid w:val="00885A2A"/>
    <w:rsid w:val="00886A51"/>
    <w:rsid w:val="00886E1A"/>
    <w:rsid w:val="00893F6B"/>
    <w:rsid w:val="0089666D"/>
    <w:rsid w:val="008A1707"/>
    <w:rsid w:val="008A2877"/>
    <w:rsid w:val="008A4FC6"/>
    <w:rsid w:val="008A7EB4"/>
    <w:rsid w:val="008B218F"/>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84AB8"/>
    <w:rsid w:val="009A3255"/>
    <w:rsid w:val="009B30FC"/>
    <w:rsid w:val="009B7A1C"/>
    <w:rsid w:val="009C14E6"/>
    <w:rsid w:val="009C4661"/>
    <w:rsid w:val="009C5090"/>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24BA"/>
    <w:rsid w:val="00A529B3"/>
    <w:rsid w:val="00A55F58"/>
    <w:rsid w:val="00A56029"/>
    <w:rsid w:val="00A6029C"/>
    <w:rsid w:val="00A607C0"/>
    <w:rsid w:val="00A70C47"/>
    <w:rsid w:val="00A74B1B"/>
    <w:rsid w:val="00A82113"/>
    <w:rsid w:val="00A83286"/>
    <w:rsid w:val="00A8506D"/>
    <w:rsid w:val="00A85CF3"/>
    <w:rsid w:val="00A91E21"/>
    <w:rsid w:val="00A956BC"/>
    <w:rsid w:val="00AA0A4C"/>
    <w:rsid w:val="00AA0B8F"/>
    <w:rsid w:val="00AA1C8C"/>
    <w:rsid w:val="00AA69A9"/>
    <w:rsid w:val="00AA7602"/>
    <w:rsid w:val="00AC54BB"/>
    <w:rsid w:val="00AC61D9"/>
    <w:rsid w:val="00AC6A7C"/>
    <w:rsid w:val="00AD06BA"/>
    <w:rsid w:val="00AD618D"/>
    <w:rsid w:val="00AE1835"/>
    <w:rsid w:val="00AE6F0A"/>
    <w:rsid w:val="00AE7286"/>
    <w:rsid w:val="00AF03FB"/>
    <w:rsid w:val="00AF27F0"/>
    <w:rsid w:val="00AF5907"/>
    <w:rsid w:val="00B05113"/>
    <w:rsid w:val="00B05D2B"/>
    <w:rsid w:val="00B12C2F"/>
    <w:rsid w:val="00B155CA"/>
    <w:rsid w:val="00B23148"/>
    <w:rsid w:val="00B23540"/>
    <w:rsid w:val="00B2588E"/>
    <w:rsid w:val="00B26002"/>
    <w:rsid w:val="00B26DE3"/>
    <w:rsid w:val="00B2719A"/>
    <w:rsid w:val="00B31175"/>
    <w:rsid w:val="00B32D46"/>
    <w:rsid w:val="00B348E2"/>
    <w:rsid w:val="00B40E89"/>
    <w:rsid w:val="00B473AE"/>
    <w:rsid w:val="00B4777A"/>
    <w:rsid w:val="00B54D4D"/>
    <w:rsid w:val="00B63D68"/>
    <w:rsid w:val="00B63E02"/>
    <w:rsid w:val="00B76EF8"/>
    <w:rsid w:val="00B80382"/>
    <w:rsid w:val="00B87076"/>
    <w:rsid w:val="00B900E1"/>
    <w:rsid w:val="00B90300"/>
    <w:rsid w:val="00BA3CFB"/>
    <w:rsid w:val="00BB283D"/>
    <w:rsid w:val="00BB46E4"/>
    <w:rsid w:val="00BB7C94"/>
    <w:rsid w:val="00BC38F2"/>
    <w:rsid w:val="00BC5D3B"/>
    <w:rsid w:val="00BE6599"/>
    <w:rsid w:val="00C0223C"/>
    <w:rsid w:val="00C06ADA"/>
    <w:rsid w:val="00C110E9"/>
    <w:rsid w:val="00C119E8"/>
    <w:rsid w:val="00C11D96"/>
    <w:rsid w:val="00C12352"/>
    <w:rsid w:val="00C14D18"/>
    <w:rsid w:val="00C168F1"/>
    <w:rsid w:val="00C219BA"/>
    <w:rsid w:val="00C26513"/>
    <w:rsid w:val="00C26C45"/>
    <w:rsid w:val="00C27791"/>
    <w:rsid w:val="00C27C89"/>
    <w:rsid w:val="00C302CB"/>
    <w:rsid w:val="00C30617"/>
    <w:rsid w:val="00C30D21"/>
    <w:rsid w:val="00C33C31"/>
    <w:rsid w:val="00C37E28"/>
    <w:rsid w:val="00C43CA5"/>
    <w:rsid w:val="00C44578"/>
    <w:rsid w:val="00C448DC"/>
    <w:rsid w:val="00C50529"/>
    <w:rsid w:val="00C51F43"/>
    <w:rsid w:val="00C53E74"/>
    <w:rsid w:val="00C644FE"/>
    <w:rsid w:val="00C664F8"/>
    <w:rsid w:val="00C74348"/>
    <w:rsid w:val="00C77532"/>
    <w:rsid w:val="00C802D1"/>
    <w:rsid w:val="00C81EC7"/>
    <w:rsid w:val="00C845F2"/>
    <w:rsid w:val="00C865C5"/>
    <w:rsid w:val="00C86788"/>
    <w:rsid w:val="00C87B59"/>
    <w:rsid w:val="00C90428"/>
    <w:rsid w:val="00C910EC"/>
    <w:rsid w:val="00C92666"/>
    <w:rsid w:val="00C97383"/>
    <w:rsid w:val="00CA0F41"/>
    <w:rsid w:val="00CA4BB4"/>
    <w:rsid w:val="00CA712F"/>
    <w:rsid w:val="00CB08F3"/>
    <w:rsid w:val="00CB2E87"/>
    <w:rsid w:val="00CB4AD1"/>
    <w:rsid w:val="00CC5282"/>
    <w:rsid w:val="00CC6A57"/>
    <w:rsid w:val="00CD296A"/>
    <w:rsid w:val="00CE0F08"/>
    <w:rsid w:val="00CE5487"/>
    <w:rsid w:val="00CF1FA6"/>
    <w:rsid w:val="00CF6151"/>
    <w:rsid w:val="00CF65D3"/>
    <w:rsid w:val="00CF7463"/>
    <w:rsid w:val="00D043A2"/>
    <w:rsid w:val="00D1028D"/>
    <w:rsid w:val="00D1087D"/>
    <w:rsid w:val="00D12BC3"/>
    <w:rsid w:val="00D13329"/>
    <w:rsid w:val="00D276F1"/>
    <w:rsid w:val="00D359EF"/>
    <w:rsid w:val="00D4195B"/>
    <w:rsid w:val="00D43D48"/>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3D57"/>
    <w:rsid w:val="00DF6FA4"/>
    <w:rsid w:val="00E11286"/>
    <w:rsid w:val="00E145C0"/>
    <w:rsid w:val="00E22E02"/>
    <w:rsid w:val="00E274B6"/>
    <w:rsid w:val="00E315AB"/>
    <w:rsid w:val="00E34DCE"/>
    <w:rsid w:val="00E42F1E"/>
    <w:rsid w:val="00E433C5"/>
    <w:rsid w:val="00E45AA5"/>
    <w:rsid w:val="00E53E91"/>
    <w:rsid w:val="00E567F2"/>
    <w:rsid w:val="00E56B0C"/>
    <w:rsid w:val="00E576B4"/>
    <w:rsid w:val="00E6110E"/>
    <w:rsid w:val="00E616D3"/>
    <w:rsid w:val="00E707B9"/>
    <w:rsid w:val="00E77EC6"/>
    <w:rsid w:val="00E811E3"/>
    <w:rsid w:val="00E8499F"/>
    <w:rsid w:val="00E86218"/>
    <w:rsid w:val="00E8632C"/>
    <w:rsid w:val="00E91679"/>
    <w:rsid w:val="00E916A3"/>
    <w:rsid w:val="00E9647A"/>
    <w:rsid w:val="00EA2288"/>
    <w:rsid w:val="00EA5684"/>
    <w:rsid w:val="00EA6F69"/>
    <w:rsid w:val="00EB4A6F"/>
    <w:rsid w:val="00EB6150"/>
    <w:rsid w:val="00EB7E2A"/>
    <w:rsid w:val="00EC0E53"/>
    <w:rsid w:val="00EC1603"/>
    <w:rsid w:val="00EC2F60"/>
    <w:rsid w:val="00ED0E13"/>
    <w:rsid w:val="00ED1D87"/>
    <w:rsid w:val="00EE12D0"/>
    <w:rsid w:val="00F01B77"/>
    <w:rsid w:val="00F07B1C"/>
    <w:rsid w:val="00F14C2B"/>
    <w:rsid w:val="00F175E9"/>
    <w:rsid w:val="00F42024"/>
    <w:rsid w:val="00F44C7C"/>
    <w:rsid w:val="00F46095"/>
    <w:rsid w:val="00F50759"/>
    <w:rsid w:val="00F55FBC"/>
    <w:rsid w:val="00F60330"/>
    <w:rsid w:val="00F65242"/>
    <w:rsid w:val="00F81212"/>
    <w:rsid w:val="00F93C92"/>
    <w:rsid w:val="00F94C36"/>
    <w:rsid w:val="00FA124F"/>
    <w:rsid w:val="00FA24BF"/>
    <w:rsid w:val="00FA5D0B"/>
    <w:rsid w:val="00FB0A91"/>
    <w:rsid w:val="00FB28FB"/>
    <w:rsid w:val="00FB7B75"/>
    <w:rsid w:val="00FB7FD7"/>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comments" Target="comments.xml"/><Relationship Id="rId47" Type="http://schemas.openxmlformats.org/officeDocument/2006/relationships/hyperlink" Target="http://tools.ietf.org/html/rfc6455" TargetMode="External"/><Relationship Id="rId50"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hyperlink" Target="https://github.com/usdot-jpo-ode/jpo-ode/blob/develop/docs/ODESwagger.yaml" TargetMode="External"/><Relationship Id="rId46" Type="http://schemas.openxmlformats.org/officeDocument/2006/relationships/hyperlink" Target="https://github.com/usdot-jpo-ode/jpo-ode/blob/develop/docs/ODESwagger.yaml"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emf"/><Relationship Id="rId29" Type="http://schemas.openxmlformats.org/officeDocument/2006/relationships/hyperlink" Target="http://www.oss.com/"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wagger.io/" TargetMode="External"/><Relationship Id="rId40" Type="http://schemas.openxmlformats.org/officeDocument/2006/relationships/hyperlink" Target="http://editor.swagger.io/" TargetMode="External"/><Relationship Id="rId45" Type="http://schemas.openxmlformats.org/officeDocument/2006/relationships/hyperlink" Target="https://github.com/usdot-jpo-ode/jpo-ode/blob/develop/docs/ODESwagger.yaml"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www.oss.com/" TargetMode="External"/><Relationship Id="rId36" Type="http://schemas.openxmlformats.org/officeDocument/2006/relationships/image" Target="media/image3.png"/><Relationship Id="rId49" Type="http://schemas.openxmlformats.org/officeDocument/2006/relationships/hyperlink" Target="https://github.com/b/kafka-websocket/blob/master/pom.xml" TargetMode="Externa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image" Target="media/image5.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bitbucket.org/usdot-jpo-ode/jpo-ode-private"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microsoft.com/office/2011/relationships/commentsExtended" Target="commentsExtended.xml"/><Relationship Id="rId48" Type="http://schemas.openxmlformats.org/officeDocument/2006/relationships/hyperlink" Target="https://www.confluent.io/blog/a-comprehensive-open-source-rest-proxy-for-kafka/"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A2C0EC-D96B-4A6F-976D-03F261FBE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393</TotalTime>
  <Pages>69</Pages>
  <Words>11057</Words>
  <Characters>63026</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73936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59</cp:revision>
  <cp:lastPrinted>2017-01-18T03:07:00Z</cp:lastPrinted>
  <dcterms:created xsi:type="dcterms:W3CDTF">2017-05-30T11:52:00Z</dcterms:created>
  <dcterms:modified xsi:type="dcterms:W3CDTF">2017-08-07T22:53:00Z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